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247BF6" w14:textId="09DB2D29" w:rsidR="00032885" w:rsidRDefault="00032885" w:rsidP="00032885">
      <w:pPr>
        <w:jc w:val="center"/>
        <w:rPr>
          <w:b/>
          <w:bCs/>
          <w:sz w:val="52"/>
          <w:szCs w:val="52"/>
          <w:lang w:val="es-US"/>
        </w:rPr>
      </w:pPr>
      <w:r>
        <w:rPr>
          <w:noProof/>
        </w:rPr>
        <w:drawing>
          <wp:anchor distT="0" distB="0" distL="114300" distR="114300" simplePos="0" relativeHeight="251804672" behindDoc="1" locked="0" layoutInCell="1" allowOverlap="1" wp14:anchorId="126339FC" wp14:editId="05162E32">
            <wp:simplePos x="0" y="0"/>
            <wp:positionH relativeFrom="margin">
              <wp:align>left</wp:align>
            </wp:positionH>
            <wp:positionV relativeFrom="paragraph">
              <wp:posOffset>1865630</wp:posOffset>
            </wp:positionV>
            <wp:extent cx="5829300" cy="3512820"/>
            <wp:effectExtent l="0" t="0" r="0" b="0"/>
            <wp:wrapTight wrapText="bothSides">
              <wp:wrapPolygon edited="0">
                <wp:start x="71" y="0"/>
                <wp:lineTo x="0" y="117"/>
                <wp:lineTo x="0" y="21202"/>
                <wp:lineTo x="71" y="21436"/>
                <wp:lineTo x="21459" y="21436"/>
                <wp:lineTo x="21529" y="21202"/>
                <wp:lineTo x="21529" y="117"/>
                <wp:lineTo x="21459" y="0"/>
                <wp:lineTo x="71" y="0"/>
              </wp:wrapPolygon>
            </wp:wrapTight>
            <wp:docPr id="1982906204" name="Imagen 19" descr="12 From 9 Am To 6 Pm C / C++ Programming at Rs 2500/person in Durgapur |  ID: 23539473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 From 9 Am To 6 Pm C / C++ Programming at Rs 2500/person in Durgapur |  ID: 23539473048"/>
                    <pic:cNvPicPr>
                      <a:picLocks noChangeAspect="1" noChangeArrowheads="1"/>
                    </pic:cNvPicPr>
                  </pic:nvPicPr>
                  <pic:blipFill rotWithShape="1">
                    <a:blip r:embed="rId8">
                      <a:extLst>
                        <a:ext uri="{28A0092B-C50C-407E-A947-70E740481C1C}">
                          <a14:useLocalDpi xmlns:a14="http://schemas.microsoft.com/office/drawing/2010/main" val="0"/>
                        </a:ext>
                      </a:extLst>
                    </a:blip>
                    <a:srcRect/>
                    <a:stretch/>
                  </pic:blipFill>
                  <pic:spPr bwMode="auto">
                    <a:xfrm>
                      <a:off x="0" y="0"/>
                      <a:ext cx="5829300" cy="3512820"/>
                    </a:xfrm>
                    <a:prstGeom prst="rect">
                      <a:avLst/>
                    </a:prstGeom>
                    <a:noFill/>
                    <a:ln>
                      <a:noFill/>
                    </a:ln>
                    <a:effectLst>
                      <a:softEdge rad="63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32885">
        <w:rPr>
          <w:noProof/>
          <w:sz w:val="48"/>
          <w:szCs w:val="48"/>
          <w:lang w:val="es-US"/>
        </w:rPr>
        <mc:AlternateContent>
          <mc:Choice Requires="wps">
            <w:drawing>
              <wp:anchor distT="45720" distB="45720" distL="114300" distR="114300" simplePos="0" relativeHeight="251806720" behindDoc="0" locked="0" layoutInCell="1" allowOverlap="1" wp14:anchorId="4097D19A" wp14:editId="5DED5921">
                <wp:simplePos x="0" y="0"/>
                <wp:positionH relativeFrom="margin">
                  <wp:align>left</wp:align>
                </wp:positionH>
                <wp:positionV relativeFrom="paragraph">
                  <wp:posOffset>6295390</wp:posOffset>
                </wp:positionV>
                <wp:extent cx="4800600" cy="1404620"/>
                <wp:effectExtent l="0" t="0" r="0" b="44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404620"/>
                        </a:xfrm>
                        <a:prstGeom prst="rect">
                          <a:avLst/>
                        </a:prstGeom>
                        <a:solidFill>
                          <a:srgbClr val="FFFFFF"/>
                        </a:solidFill>
                        <a:ln w="9525">
                          <a:noFill/>
                          <a:miter lim="800000"/>
                          <a:headEnd/>
                          <a:tailEnd/>
                        </a:ln>
                      </wps:spPr>
                      <wps:txbx>
                        <w:txbxContent>
                          <w:p w14:paraId="7484F4CA" w14:textId="4D643D69" w:rsidR="00032885" w:rsidRPr="00032885" w:rsidRDefault="00032885">
                            <w:pPr>
                              <w:rPr>
                                <w:b/>
                                <w:bCs/>
                                <w:sz w:val="28"/>
                                <w:szCs w:val="28"/>
                              </w:rPr>
                            </w:pPr>
                            <w:r w:rsidRPr="00032885">
                              <w:rPr>
                                <w:b/>
                                <w:bCs/>
                                <w:sz w:val="28"/>
                                <w:szCs w:val="28"/>
                              </w:rPr>
                              <w:t>Alumno: Máximo Diego Moreno Guerra</w:t>
                            </w:r>
                          </w:p>
                          <w:p w14:paraId="7AA358E3" w14:textId="7FE723FC" w:rsidR="00032885" w:rsidRPr="00032885" w:rsidRDefault="00032885">
                            <w:pPr>
                              <w:rPr>
                                <w:b/>
                                <w:bCs/>
                                <w:sz w:val="28"/>
                                <w:szCs w:val="28"/>
                              </w:rPr>
                            </w:pPr>
                            <w:r w:rsidRPr="00032885">
                              <w:rPr>
                                <w:b/>
                                <w:bCs/>
                                <w:sz w:val="28"/>
                                <w:szCs w:val="28"/>
                              </w:rPr>
                              <w:t>Grupo: 230B</w:t>
                            </w:r>
                          </w:p>
                          <w:p w14:paraId="342E65E0" w14:textId="0FC786E9" w:rsidR="00032885" w:rsidRPr="00032885" w:rsidRDefault="00032885">
                            <w:pPr>
                              <w:rPr>
                                <w:b/>
                                <w:bCs/>
                                <w:sz w:val="28"/>
                                <w:szCs w:val="28"/>
                              </w:rPr>
                            </w:pPr>
                            <w:r w:rsidRPr="00032885">
                              <w:rPr>
                                <w:b/>
                                <w:bCs/>
                                <w:sz w:val="28"/>
                                <w:szCs w:val="28"/>
                              </w:rPr>
                              <w:t>Semestre: 2do Semestre</w:t>
                            </w:r>
                          </w:p>
                          <w:p w14:paraId="36C745B0" w14:textId="53211D1A" w:rsidR="00032885" w:rsidRPr="00032885" w:rsidRDefault="00032885">
                            <w:pPr>
                              <w:rPr>
                                <w:b/>
                                <w:bCs/>
                                <w:sz w:val="28"/>
                                <w:szCs w:val="28"/>
                              </w:rPr>
                            </w:pPr>
                            <w:r w:rsidRPr="00032885">
                              <w:rPr>
                                <w:b/>
                                <w:bCs/>
                                <w:sz w:val="28"/>
                                <w:szCs w:val="28"/>
                              </w:rPr>
                              <w:t>Modulo II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097D19A" id="_x0000_t202" coordsize="21600,21600" o:spt="202" path="m,l,21600r21600,l21600,xe">
                <v:stroke joinstyle="miter"/>
                <v:path gradientshapeok="t" o:connecttype="rect"/>
              </v:shapetype>
              <v:shape id="Cuadro de texto 2" o:spid="_x0000_s1026" type="#_x0000_t202" style="position:absolute;left:0;text-align:left;margin-left:0;margin-top:495.7pt;width:378pt;height:110.6pt;z-index:25180672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" stroked="f">
                <v:textbox style="mso-fit-shape-to-text:t">
                  <w:txbxContent>
                    <w:p w14:paraId="7484F4CA" w14:textId="4D643D69" w:rsidR="00032885" w:rsidRPr="00032885" w:rsidRDefault="00032885">
                      <w:pPr>
                        <w:rPr>
                          <w:b/>
                          <w:bCs/>
                          <w:sz w:val="28"/>
                          <w:szCs w:val="28"/>
                        </w:rPr>
                      </w:pPr>
                      <w:r w:rsidRPr="00032885">
                        <w:rPr>
                          <w:b/>
                          <w:bCs/>
                          <w:sz w:val="28"/>
                          <w:szCs w:val="28"/>
                        </w:rPr>
                        <w:t>Alumno: Máximo Diego Moreno Guerra</w:t>
                      </w:r>
                    </w:p>
                    <w:p w14:paraId="7AA358E3" w14:textId="7FE723FC" w:rsidR="00032885" w:rsidRPr="00032885" w:rsidRDefault="00032885">
                      <w:pPr>
                        <w:rPr>
                          <w:b/>
                          <w:bCs/>
                          <w:sz w:val="28"/>
                          <w:szCs w:val="28"/>
                        </w:rPr>
                      </w:pPr>
                      <w:r w:rsidRPr="00032885">
                        <w:rPr>
                          <w:b/>
                          <w:bCs/>
                          <w:sz w:val="28"/>
                          <w:szCs w:val="28"/>
                        </w:rPr>
                        <w:t>Grupo: 230B</w:t>
                      </w:r>
                    </w:p>
                    <w:p w14:paraId="342E65E0" w14:textId="0FC786E9" w:rsidR="00032885" w:rsidRPr="00032885" w:rsidRDefault="00032885">
                      <w:pPr>
                        <w:rPr>
                          <w:b/>
                          <w:bCs/>
                          <w:sz w:val="28"/>
                          <w:szCs w:val="28"/>
                        </w:rPr>
                      </w:pPr>
                      <w:r w:rsidRPr="00032885">
                        <w:rPr>
                          <w:b/>
                          <w:bCs/>
                          <w:sz w:val="28"/>
                          <w:szCs w:val="28"/>
                        </w:rPr>
                        <w:t>Semestre: 2do Semestre</w:t>
                      </w:r>
                    </w:p>
                    <w:p w14:paraId="36C745B0" w14:textId="53211D1A" w:rsidR="00032885" w:rsidRPr="00032885" w:rsidRDefault="00032885">
                      <w:pPr>
                        <w:rPr>
                          <w:b/>
                          <w:bCs/>
                          <w:sz w:val="28"/>
                          <w:szCs w:val="28"/>
                        </w:rPr>
                      </w:pPr>
                      <w:r w:rsidRPr="00032885">
                        <w:rPr>
                          <w:b/>
                          <w:bCs/>
                          <w:sz w:val="28"/>
                          <w:szCs w:val="28"/>
                        </w:rPr>
                        <w:t>Modulo II</w:t>
                      </w:r>
                    </w:p>
                  </w:txbxContent>
                </v:textbox>
                <w10:wrap type="square" anchorx="margin"/>
              </v:shape>
            </w:pict>
          </mc:Fallback>
        </mc:AlternateContent>
      </w:r>
      <w:r>
        <w:rPr>
          <w:b/>
          <w:bCs/>
          <w:sz w:val="52"/>
          <w:szCs w:val="52"/>
          <w:lang w:val="es-US"/>
        </w:rPr>
        <w:t>PROYECTO TERCER PARCIAL</w:t>
      </w:r>
    </w:p>
    <w:p w14:paraId="5EDF8956" w14:textId="710046B1" w:rsidR="00032885" w:rsidRDefault="00032885" w:rsidP="00032885">
      <w:pPr>
        <w:jc w:val="center"/>
        <w:rPr>
          <w:b/>
          <w:bCs/>
          <w:sz w:val="52"/>
          <w:szCs w:val="52"/>
          <w:lang w:val="es-US"/>
        </w:rPr>
      </w:pPr>
      <w:r>
        <w:rPr>
          <w:b/>
          <w:bCs/>
          <w:sz w:val="52"/>
          <w:szCs w:val="52"/>
          <w:lang w:val="es-US"/>
        </w:rPr>
        <w:t>MODULO II. LENGUAJE C</w:t>
      </w:r>
    </w:p>
    <w:p w14:paraId="7C6A546F" w14:textId="77777777" w:rsidR="00032885" w:rsidRPr="00032885" w:rsidRDefault="00032885" w:rsidP="00032885">
      <w:pPr>
        <w:jc w:val="center"/>
        <w:rPr>
          <w:b/>
          <w:bCs/>
          <w:sz w:val="48"/>
          <w:szCs w:val="48"/>
          <w:lang w:val="es-US"/>
        </w:rPr>
      </w:pPr>
    </w:p>
    <w:p w14:paraId="317F7BC8" w14:textId="77777777" w:rsidR="00032885" w:rsidRDefault="00032885" w:rsidP="00032885">
      <w:pPr>
        <w:rPr>
          <w:sz w:val="48"/>
          <w:szCs w:val="48"/>
          <w:lang w:val="es-US"/>
        </w:rPr>
      </w:pPr>
    </w:p>
    <w:p w14:paraId="13C0E252" w14:textId="77777777" w:rsidR="00032885" w:rsidRDefault="00032885" w:rsidP="00032885">
      <w:pPr>
        <w:rPr>
          <w:sz w:val="48"/>
          <w:szCs w:val="48"/>
          <w:lang w:val="es-US"/>
        </w:rPr>
      </w:pPr>
    </w:p>
    <w:p w14:paraId="332C300A" w14:textId="77777777" w:rsidR="00032885" w:rsidRDefault="00032885" w:rsidP="00032885">
      <w:pPr>
        <w:rPr>
          <w:sz w:val="48"/>
          <w:szCs w:val="48"/>
          <w:lang w:val="es-US"/>
        </w:rPr>
      </w:pPr>
    </w:p>
    <w:p w14:paraId="2B2ED557" w14:textId="77777777" w:rsidR="00032885" w:rsidRDefault="00032885" w:rsidP="00032885">
      <w:pPr>
        <w:rPr>
          <w:sz w:val="48"/>
          <w:szCs w:val="48"/>
          <w:lang w:val="es-US"/>
        </w:rPr>
      </w:pPr>
    </w:p>
    <w:p w14:paraId="2CEC1667" w14:textId="77777777" w:rsidR="00032885" w:rsidRPr="00032885" w:rsidRDefault="00032885" w:rsidP="00032885">
      <w:pPr>
        <w:rPr>
          <w:sz w:val="32"/>
          <w:szCs w:val="32"/>
          <w:lang w:val="es-US"/>
        </w:rPr>
      </w:pPr>
    </w:p>
    <w:p w14:paraId="248551C4" w14:textId="54FCB29A" w:rsidR="00204884" w:rsidRDefault="00C55D89" w:rsidP="00204884">
      <w:pPr>
        <w:jc w:val="center"/>
        <w:rPr>
          <w:b/>
          <w:bCs/>
          <w:sz w:val="48"/>
          <w:szCs w:val="48"/>
          <w:lang w:val="es-US"/>
        </w:rPr>
      </w:pPr>
      <w:r w:rsidRPr="00204884">
        <w:rPr>
          <w:b/>
          <w:bCs/>
          <w:sz w:val="48"/>
          <w:szCs w:val="48"/>
          <w:lang w:val="es-US"/>
        </w:rPr>
        <w:lastRenderedPageBreak/>
        <w:t>Í</w:t>
      </w:r>
      <w:r w:rsidR="00204884" w:rsidRPr="00204884">
        <w:rPr>
          <w:b/>
          <w:bCs/>
          <w:sz w:val="48"/>
          <w:szCs w:val="48"/>
          <w:lang w:val="es-US"/>
        </w:rPr>
        <w:t>ndice</w:t>
      </w:r>
    </w:p>
    <w:p w14:paraId="5AD539CA" w14:textId="737FBAF1" w:rsidR="00C55D89" w:rsidRPr="00F0425B" w:rsidRDefault="00C55D89" w:rsidP="00C55D89">
      <w:pPr>
        <w:pStyle w:val="Prrafodelista"/>
        <w:numPr>
          <w:ilvl w:val="0"/>
          <w:numId w:val="2"/>
        </w:numPr>
        <w:rPr>
          <w:b/>
          <w:bCs/>
          <w:sz w:val="24"/>
          <w:szCs w:val="24"/>
          <w:lang w:val="es-US"/>
        </w:rPr>
      </w:pPr>
      <w:r w:rsidRPr="00F0425B">
        <w:rPr>
          <w:b/>
          <w:bCs/>
          <w:sz w:val="24"/>
          <w:szCs w:val="24"/>
          <w:lang w:val="es-US"/>
        </w:rPr>
        <w:t>Introducción</w:t>
      </w:r>
      <w:r w:rsidR="00F0425B" w:rsidRPr="00F0425B">
        <w:rPr>
          <w:b/>
          <w:bCs/>
          <w:sz w:val="24"/>
          <w:szCs w:val="24"/>
          <w:lang w:val="es-US"/>
        </w:rPr>
        <w:t xml:space="preserve">   </w:t>
      </w:r>
      <w:r w:rsidRPr="00F0425B">
        <w:rPr>
          <w:b/>
          <w:bCs/>
          <w:sz w:val="24"/>
          <w:szCs w:val="24"/>
          <w:lang w:val="es-US"/>
        </w:rPr>
        <w:t xml:space="preserve"> </w:t>
      </w:r>
      <w:r w:rsidR="00F0425B">
        <w:rPr>
          <w:b/>
          <w:bCs/>
          <w:sz w:val="24"/>
          <w:szCs w:val="24"/>
          <w:lang w:val="es-US"/>
        </w:rPr>
        <w:tab/>
      </w:r>
      <w:r w:rsidR="00F0425B">
        <w:rPr>
          <w:b/>
          <w:bCs/>
          <w:sz w:val="24"/>
          <w:szCs w:val="24"/>
          <w:lang w:val="es-US"/>
        </w:rPr>
        <w:tab/>
      </w:r>
      <w:r w:rsidR="00F0425B">
        <w:rPr>
          <w:b/>
          <w:bCs/>
          <w:sz w:val="24"/>
          <w:szCs w:val="24"/>
          <w:lang w:val="es-US"/>
        </w:rPr>
        <w:tab/>
      </w:r>
      <w:r w:rsidR="00F0425B">
        <w:rPr>
          <w:b/>
          <w:bCs/>
          <w:sz w:val="24"/>
          <w:szCs w:val="24"/>
          <w:lang w:val="es-US"/>
        </w:rPr>
        <w:tab/>
      </w:r>
      <w:r w:rsidR="00F0425B">
        <w:rPr>
          <w:b/>
          <w:bCs/>
          <w:sz w:val="24"/>
          <w:szCs w:val="24"/>
          <w:lang w:val="es-US"/>
        </w:rPr>
        <w:tab/>
      </w:r>
      <w:r w:rsidR="00F0425B">
        <w:rPr>
          <w:b/>
          <w:bCs/>
          <w:sz w:val="24"/>
          <w:szCs w:val="24"/>
          <w:lang w:val="es-US"/>
        </w:rPr>
        <w:tab/>
      </w:r>
      <w:r w:rsidR="00F0425B">
        <w:rPr>
          <w:b/>
          <w:bCs/>
          <w:sz w:val="24"/>
          <w:szCs w:val="24"/>
          <w:lang w:val="es-US"/>
        </w:rPr>
        <w:tab/>
      </w:r>
      <w:r w:rsidR="00F0425B">
        <w:rPr>
          <w:b/>
          <w:bCs/>
          <w:sz w:val="24"/>
          <w:szCs w:val="24"/>
          <w:lang w:val="es-US"/>
        </w:rPr>
        <w:tab/>
      </w:r>
      <w:r w:rsidRPr="00F0425B">
        <w:rPr>
          <w:b/>
          <w:bCs/>
          <w:sz w:val="24"/>
          <w:szCs w:val="24"/>
          <w:lang w:val="es-US"/>
        </w:rPr>
        <w:t>PAG. 3</w:t>
      </w:r>
    </w:p>
    <w:p w14:paraId="41BF38C2" w14:textId="0633A963" w:rsidR="00C55D89" w:rsidRDefault="00C55D89" w:rsidP="00C55D89">
      <w:pPr>
        <w:pStyle w:val="Prrafodelista"/>
        <w:numPr>
          <w:ilvl w:val="0"/>
          <w:numId w:val="2"/>
        </w:numPr>
        <w:rPr>
          <w:b/>
          <w:bCs/>
          <w:sz w:val="24"/>
          <w:szCs w:val="24"/>
          <w:lang w:val="es-US"/>
        </w:rPr>
      </w:pPr>
      <w:r w:rsidRPr="00F0425B">
        <w:rPr>
          <w:b/>
          <w:bCs/>
          <w:sz w:val="24"/>
          <w:szCs w:val="24"/>
          <w:lang w:val="es-US"/>
        </w:rPr>
        <w:t xml:space="preserve">Uso básico del programa (abrir, cerrar y comandos básicos) </w:t>
      </w:r>
      <w:r w:rsidR="00F0425B">
        <w:rPr>
          <w:b/>
          <w:bCs/>
          <w:sz w:val="24"/>
          <w:szCs w:val="24"/>
          <w:lang w:val="es-US"/>
        </w:rPr>
        <w:tab/>
      </w:r>
      <w:r w:rsidRPr="00F0425B">
        <w:rPr>
          <w:b/>
          <w:bCs/>
          <w:sz w:val="24"/>
          <w:szCs w:val="24"/>
          <w:lang w:val="es-US"/>
        </w:rPr>
        <w:t>PAG. 4</w:t>
      </w:r>
    </w:p>
    <w:p w14:paraId="4A24332E" w14:textId="20821873" w:rsidR="00A84C35" w:rsidRDefault="00A84C35" w:rsidP="00C55D89">
      <w:pPr>
        <w:pStyle w:val="Prrafodelista"/>
        <w:numPr>
          <w:ilvl w:val="0"/>
          <w:numId w:val="2"/>
        </w:numPr>
        <w:rPr>
          <w:b/>
          <w:bCs/>
          <w:sz w:val="24"/>
          <w:szCs w:val="24"/>
          <w:lang w:val="es-US"/>
        </w:rPr>
      </w:pPr>
      <w:r>
        <w:rPr>
          <w:b/>
          <w:bCs/>
          <w:sz w:val="24"/>
          <w:szCs w:val="24"/>
          <w:lang w:val="es-US"/>
        </w:rPr>
        <w:t>Ejercicio 6 (SUMA_PAR)</w:t>
      </w:r>
      <w:r>
        <w:rPr>
          <w:b/>
          <w:bCs/>
          <w:sz w:val="24"/>
          <w:szCs w:val="24"/>
          <w:lang w:val="es-US"/>
        </w:rPr>
        <w:tab/>
      </w:r>
      <w:r>
        <w:rPr>
          <w:b/>
          <w:bCs/>
          <w:sz w:val="24"/>
          <w:szCs w:val="24"/>
          <w:lang w:val="es-US"/>
        </w:rPr>
        <w:tab/>
      </w:r>
      <w:r>
        <w:rPr>
          <w:b/>
          <w:bCs/>
          <w:sz w:val="24"/>
          <w:szCs w:val="24"/>
          <w:lang w:val="es-US"/>
        </w:rPr>
        <w:tab/>
      </w:r>
      <w:r>
        <w:rPr>
          <w:b/>
          <w:bCs/>
          <w:sz w:val="24"/>
          <w:szCs w:val="24"/>
          <w:lang w:val="es-US"/>
        </w:rPr>
        <w:tab/>
      </w:r>
      <w:r>
        <w:rPr>
          <w:b/>
          <w:bCs/>
          <w:sz w:val="24"/>
          <w:szCs w:val="24"/>
          <w:lang w:val="es-US"/>
        </w:rPr>
        <w:tab/>
      </w:r>
      <w:r>
        <w:rPr>
          <w:b/>
          <w:bCs/>
          <w:sz w:val="24"/>
          <w:szCs w:val="24"/>
          <w:lang w:val="es-US"/>
        </w:rPr>
        <w:tab/>
      </w:r>
      <w:r>
        <w:rPr>
          <w:b/>
          <w:bCs/>
          <w:sz w:val="24"/>
          <w:szCs w:val="24"/>
          <w:lang w:val="es-US"/>
        </w:rPr>
        <w:tab/>
        <w:t xml:space="preserve">PAG. </w:t>
      </w:r>
      <w:r w:rsidR="00CC2BA4">
        <w:rPr>
          <w:b/>
          <w:bCs/>
          <w:sz w:val="24"/>
          <w:szCs w:val="24"/>
          <w:lang w:val="es-US"/>
        </w:rPr>
        <w:t>7</w:t>
      </w:r>
    </w:p>
    <w:p w14:paraId="451D5E39" w14:textId="624CE343" w:rsidR="00A84C35" w:rsidRPr="00F0425B" w:rsidRDefault="00A84C35" w:rsidP="00C55D89">
      <w:pPr>
        <w:pStyle w:val="Prrafodelista"/>
        <w:numPr>
          <w:ilvl w:val="0"/>
          <w:numId w:val="2"/>
        </w:numPr>
        <w:rPr>
          <w:b/>
          <w:bCs/>
          <w:sz w:val="24"/>
          <w:szCs w:val="24"/>
          <w:lang w:val="es-US"/>
        </w:rPr>
      </w:pPr>
      <w:r>
        <w:rPr>
          <w:b/>
          <w:bCs/>
          <w:sz w:val="24"/>
          <w:szCs w:val="24"/>
          <w:lang w:val="es-US"/>
        </w:rPr>
        <w:t>Ejercicio 6 (Diagrama de flujo)</w:t>
      </w:r>
      <w:r>
        <w:rPr>
          <w:b/>
          <w:bCs/>
          <w:sz w:val="24"/>
          <w:szCs w:val="24"/>
          <w:lang w:val="es-US"/>
        </w:rPr>
        <w:tab/>
      </w:r>
      <w:r>
        <w:rPr>
          <w:b/>
          <w:bCs/>
          <w:sz w:val="24"/>
          <w:szCs w:val="24"/>
          <w:lang w:val="es-US"/>
        </w:rPr>
        <w:tab/>
      </w:r>
      <w:r>
        <w:rPr>
          <w:b/>
          <w:bCs/>
          <w:sz w:val="24"/>
          <w:szCs w:val="24"/>
          <w:lang w:val="es-US"/>
        </w:rPr>
        <w:tab/>
      </w:r>
      <w:r>
        <w:rPr>
          <w:b/>
          <w:bCs/>
          <w:sz w:val="24"/>
          <w:szCs w:val="24"/>
          <w:lang w:val="es-US"/>
        </w:rPr>
        <w:tab/>
      </w:r>
      <w:r>
        <w:rPr>
          <w:b/>
          <w:bCs/>
          <w:sz w:val="24"/>
          <w:szCs w:val="24"/>
          <w:lang w:val="es-US"/>
        </w:rPr>
        <w:tab/>
      </w:r>
      <w:r>
        <w:rPr>
          <w:b/>
          <w:bCs/>
          <w:sz w:val="24"/>
          <w:szCs w:val="24"/>
          <w:lang w:val="es-US"/>
        </w:rPr>
        <w:tab/>
        <w:t>PAG.</w:t>
      </w:r>
      <w:r w:rsidR="00CC2BA4">
        <w:rPr>
          <w:b/>
          <w:bCs/>
          <w:sz w:val="24"/>
          <w:szCs w:val="24"/>
          <w:lang w:val="es-US"/>
        </w:rPr>
        <w:t xml:space="preserve"> 9</w:t>
      </w:r>
    </w:p>
    <w:p w14:paraId="01471087" w14:textId="2C2E0BF7" w:rsidR="00F0425B" w:rsidRDefault="00F0425B" w:rsidP="00C55D89">
      <w:pPr>
        <w:pStyle w:val="Prrafodelista"/>
        <w:numPr>
          <w:ilvl w:val="0"/>
          <w:numId w:val="2"/>
        </w:numPr>
        <w:rPr>
          <w:b/>
          <w:bCs/>
          <w:sz w:val="24"/>
          <w:szCs w:val="24"/>
          <w:lang w:val="es-US"/>
        </w:rPr>
      </w:pPr>
      <w:r w:rsidRPr="00F0425B">
        <w:rPr>
          <w:b/>
          <w:bCs/>
          <w:sz w:val="24"/>
          <w:szCs w:val="24"/>
          <w:lang w:val="es-US"/>
        </w:rPr>
        <w:t xml:space="preserve">Ejercicio 7 </w:t>
      </w:r>
      <w:r w:rsidR="00A84C35">
        <w:rPr>
          <w:b/>
          <w:bCs/>
          <w:sz w:val="24"/>
          <w:szCs w:val="24"/>
          <w:lang w:val="es-US"/>
        </w:rPr>
        <w:t>(PASSWORD</w:t>
      </w:r>
      <w:r w:rsidR="00A84C35" w:rsidRPr="00F0425B">
        <w:rPr>
          <w:b/>
          <w:bCs/>
          <w:sz w:val="24"/>
          <w:szCs w:val="24"/>
          <w:lang w:val="es-US"/>
        </w:rPr>
        <w:t xml:space="preserve">)  </w:t>
      </w:r>
      <w:r w:rsidRPr="00F0425B">
        <w:rPr>
          <w:b/>
          <w:bCs/>
          <w:sz w:val="24"/>
          <w:szCs w:val="24"/>
          <w:lang w:val="es-US"/>
        </w:rPr>
        <w:t xml:space="preserve">  </w:t>
      </w:r>
      <w:r>
        <w:rPr>
          <w:b/>
          <w:bCs/>
          <w:sz w:val="24"/>
          <w:szCs w:val="24"/>
          <w:lang w:val="es-US"/>
        </w:rPr>
        <w:tab/>
      </w:r>
      <w:r>
        <w:rPr>
          <w:b/>
          <w:bCs/>
          <w:sz w:val="24"/>
          <w:szCs w:val="24"/>
          <w:lang w:val="es-US"/>
        </w:rPr>
        <w:tab/>
      </w:r>
      <w:r>
        <w:rPr>
          <w:b/>
          <w:bCs/>
          <w:sz w:val="24"/>
          <w:szCs w:val="24"/>
          <w:lang w:val="es-US"/>
        </w:rPr>
        <w:tab/>
      </w:r>
      <w:r>
        <w:rPr>
          <w:b/>
          <w:bCs/>
          <w:sz w:val="24"/>
          <w:szCs w:val="24"/>
          <w:lang w:val="es-US"/>
        </w:rPr>
        <w:tab/>
      </w:r>
      <w:r>
        <w:rPr>
          <w:b/>
          <w:bCs/>
          <w:sz w:val="24"/>
          <w:szCs w:val="24"/>
          <w:lang w:val="es-US"/>
        </w:rPr>
        <w:tab/>
      </w:r>
      <w:r>
        <w:rPr>
          <w:b/>
          <w:bCs/>
          <w:sz w:val="24"/>
          <w:szCs w:val="24"/>
          <w:lang w:val="es-US"/>
        </w:rPr>
        <w:tab/>
      </w:r>
      <w:r w:rsidR="00A84C35">
        <w:rPr>
          <w:b/>
          <w:bCs/>
          <w:sz w:val="24"/>
          <w:szCs w:val="24"/>
          <w:lang w:val="es-US"/>
        </w:rPr>
        <w:tab/>
      </w:r>
      <w:r w:rsidRPr="00F0425B">
        <w:rPr>
          <w:b/>
          <w:bCs/>
          <w:sz w:val="24"/>
          <w:szCs w:val="24"/>
          <w:lang w:val="es-US"/>
        </w:rPr>
        <w:t>PAG.</w:t>
      </w:r>
      <w:r w:rsidR="00A84C35">
        <w:rPr>
          <w:b/>
          <w:bCs/>
          <w:sz w:val="24"/>
          <w:szCs w:val="24"/>
          <w:lang w:val="es-US"/>
        </w:rPr>
        <w:t xml:space="preserve"> </w:t>
      </w:r>
      <w:r w:rsidR="00CC2BA4">
        <w:rPr>
          <w:b/>
          <w:bCs/>
          <w:sz w:val="24"/>
          <w:szCs w:val="24"/>
          <w:lang w:val="es-US"/>
        </w:rPr>
        <w:t>10</w:t>
      </w:r>
    </w:p>
    <w:p w14:paraId="27A82E45" w14:textId="18B1310E" w:rsidR="00F0425B" w:rsidRDefault="00A84C35" w:rsidP="00C55D89">
      <w:pPr>
        <w:pStyle w:val="Prrafodelista"/>
        <w:numPr>
          <w:ilvl w:val="0"/>
          <w:numId w:val="2"/>
        </w:numPr>
        <w:rPr>
          <w:b/>
          <w:bCs/>
          <w:sz w:val="24"/>
          <w:szCs w:val="24"/>
          <w:lang w:val="es-US"/>
        </w:rPr>
      </w:pPr>
      <w:r>
        <w:rPr>
          <w:b/>
          <w:bCs/>
          <w:sz w:val="24"/>
          <w:szCs w:val="24"/>
          <w:lang w:val="es-US"/>
        </w:rPr>
        <w:t>Ejercicio 7 (Diagrama de flujo)</w:t>
      </w:r>
      <w:r>
        <w:rPr>
          <w:b/>
          <w:bCs/>
          <w:sz w:val="24"/>
          <w:szCs w:val="24"/>
          <w:lang w:val="es-US"/>
        </w:rPr>
        <w:tab/>
      </w:r>
      <w:r>
        <w:rPr>
          <w:b/>
          <w:bCs/>
          <w:sz w:val="24"/>
          <w:szCs w:val="24"/>
          <w:lang w:val="es-US"/>
        </w:rPr>
        <w:tab/>
      </w:r>
      <w:r>
        <w:rPr>
          <w:b/>
          <w:bCs/>
          <w:sz w:val="24"/>
          <w:szCs w:val="24"/>
          <w:lang w:val="es-US"/>
        </w:rPr>
        <w:tab/>
      </w:r>
      <w:r>
        <w:rPr>
          <w:b/>
          <w:bCs/>
          <w:sz w:val="24"/>
          <w:szCs w:val="24"/>
          <w:lang w:val="es-US"/>
        </w:rPr>
        <w:tab/>
      </w:r>
      <w:r>
        <w:rPr>
          <w:b/>
          <w:bCs/>
          <w:sz w:val="24"/>
          <w:szCs w:val="24"/>
          <w:lang w:val="es-US"/>
        </w:rPr>
        <w:tab/>
      </w:r>
      <w:r>
        <w:rPr>
          <w:b/>
          <w:bCs/>
          <w:sz w:val="24"/>
          <w:szCs w:val="24"/>
          <w:lang w:val="es-US"/>
        </w:rPr>
        <w:tab/>
        <w:t xml:space="preserve">PAG. </w:t>
      </w:r>
      <w:r w:rsidR="00CC2BA4">
        <w:rPr>
          <w:b/>
          <w:bCs/>
          <w:sz w:val="24"/>
          <w:szCs w:val="24"/>
          <w:lang w:val="es-US"/>
        </w:rPr>
        <w:t>13</w:t>
      </w:r>
    </w:p>
    <w:p w14:paraId="7FB42DDF" w14:textId="25A2D993" w:rsidR="00E3568E" w:rsidRPr="00E3568E" w:rsidRDefault="00A84C35" w:rsidP="00E3568E">
      <w:pPr>
        <w:pStyle w:val="Prrafodelista"/>
        <w:numPr>
          <w:ilvl w:val="0"/>
          <w:numId w:val="2"/>
        </w:numPr>
        <w:rPr>
          <w:b/>
          <w:bCs/>
          <w:sz w:val="24"/>
          <w:szCs w:val="24"/>
          <w:lang w:val="es-US"/>
        </w:rPr>
      </w:pPr>
      <w:r>
        <w:rPr>
          <w:b/>
          <w:bCs/>
          <w:sz w:val="24"/>
          <w:szCs w:val="24"/>
          <w:lang w:val="es-US"/>
        </w:rPr>
        <w:t>Ejercicio 18 (APROBE?)</w:t>
      </w:r>
      <w:r>
        <w:rPr>
          <w:b/>
          <w:bCs/>
          <w:sz w:val="24"/>
          <w:szCs w:val="24"/>
          <w:lang w:val="es-US"/>
        </w:rPr>
        <w:tab/>
      </w:r>
      <w:r>
        <w:rPr>
          <w:b/>
          <w:bCs/>
          <w:sz w:val="24"/>
          <w:szCs w:val="24"/>
          <w:lang w:val="es-US"/>
        </w:rPr>
        <w:tab/>
      </w:r>
      <w:r>
        <w:rPr>
          <w:b/>
          <w:bCs/>
          <w:sz w:val="24"/>
          <w:szCs w:val="24"/>
          <w:lang w:val="es-US"/>
        </w:rPr>
        <w:tab/>
      </w:r>
      <w:r>
        <w:rPr>
          <w:b/>
          <w:bCs/>
          <w:sz w:val="24"/>
          <w:szCs w:val="24"/>
          <w:lang w:val="es-US"/>
        </w:rPr>
        <w:tab/>
      </w:r>
      <w:r>
        <w:rPr>
          <w:b/>
          <w:bCs/>
          <w:sz w:val="24"/>
          <w:szCs w:val="24"/>
          <w:lang w:val="es-US"/>
        </w:rPr>
        <w:tab/>
      </w:r>
      <w:r>
        <w:rPr>
          <w:b/>
          <w:bCs/>
          <w:sz w:val="24"/>
          <w:szCs w:val="24"/>
          <w:lang w:val="es-US"/>
        </w:rPr>
        <w:tab/>
      </w:r>
      <w:r>
        <w:rPr>
          <w:b/>
          <w:bCs/>
          <w:sz w:val="24"/>
          <w:szCs w:val="24"/>
          <w:lang w:val="es-US"/>
        </w:rPr>
        <w:tab/>
        <w:t xml:space="preserve">PAG. </w:t>
      </w:r>
      <w:r w:rsidR="00E3568E">
        <w:rPr>
          <w:b/>
          <w:bCs/>
          <w:sz w:val="24"/>
          <w:szCs w:val="24"/>
          <w:lang w:val="es-US"/>
        </w:rPr>
        <w:t>15</w:t>
      </w:r>
    </w:p>
    <w:p w14:paraId="2B11A8F8" w14:textId="1A44EC13" w:rsidR="00A84C35" w:rsidRDefault="00A84C35" w:rsidP="00C55D89">
      <w:pPr>
        <w:pStyle w:val="Prrafodelista"/>
        <w:numPr>
          <w:ilvl w:val="0"/>
          <w:numId w:val="2"/>
        </w:numPr>
        <w:rPr>
          <w:b/>
          <w:bCs/>
          <w:sz w:val="24"/>
          <w:szCs w:val="24"/>
          <w:lang w:val="es-US"/>
        </w:rPr>
      </w:pPr>
      <w:r>
        <w:rPr>
          <w:b/>
          <w:bCs/>
          <w:sz w:val="24"/>
          <w:szCs w:val="24"/>
          <w:lang w:val="es-US"/>
        </w:rPr>
        <w:t>Ejercicio 18 (Diagrama de flujo)</w:t>
      </w:r>
      <w:r>
        <w:rPr>
          <w:b/>
          <w:bCs/>
          <w:sz w:val="24"/>
          <w:szCs w:val="24"/>
          <w:lang w:val="es-US"/>
        </w:rPr>
        <w:tab/>
      </w:r>
      <w:r>
        <w:rPr>
          <w:b/>
          <w:bCs/>
          <w:sz w:val="24"/>
          <w:szCs w:val="24"/>
          <w:lang w:val="es-US"/>
        </w:rPr>
        <w:tab/>
      </w:r>
      <w:r>
        <w:rPr>
          <w:b/>
          <w:bCs/>
          <w:sz w:val="24"/>
          <w:szCs w:val="24"/>
          <w:lang w:val="es-US"/>
        </w:rPr>
        <w:tab/>
      </w:r>
      <w:r>
        <w:rPr>
          <w:b/>
          <w:bCs/>
          <w:sz w:val="24"/>
          <w:szCs w:val="24"/>
          <w:lang w:val="es-US"/>
        </w:rPr>
        <w:tab/>
      </w:r>
      <w:r>
        <w:rPr>
          <w:b/>
          <w:bCs/>
          <w:sz w:val="24"/>
          <w:szCs w:val="24"/>
          <w:lang w:val="es-US"/>
        </w:rPr>
        <w:tab/>
      </w:r>
      <w:r>
        <w:rPr>
          <w:b/>
          <w:bCs/>
          <w:sz w:val="24"/>
          <w:szCs w:val="24"/>
          <w:lang w:val="es-US"/>
        </w:rPr>
        <w:tab/>
        <w:t>PAG.</w:t>
      </w:r>
      <w:r w:rsidR="00E3568E">
        <w:rPr>
          <w:b/>
          <w:bCs/>
          <w:sz w:val="24"/>
          <w:szCs w:val="24"/>
          <w:lang w:val="es-US"/>
        </w:rPr>
        <w:t xml:space="preserve"> 17</w:t>
      </w:r>
    </w:p>
    <w:p w14:paraId="08935528" w14:textId="2A3E39B2" w:rsidR="00A84C35" w:rsidRDefault="00A84C35" w:rsidP="00C55D89">
      <w:pPr>
        <w:pStyle w:val="Prrafodelista"/>
        <w:numPr>
          <w:ilvl w:val="0"/>
          <w:numId w:val="2"/>
        </w:numPr>
        <w:rPr>
          <w:b/>
          <w:bCs/>
          <w:sz w:val="24"/>
          <w:szCs w:val="24"/>
          <w:lang w:val="es-US"/>
        </w:rPr>
      </w:pPr>
      <w:r>
        <w:rPr>
          <w:b/>
          <w:bCs/>
          <w:sz w:val="24"/>
          <w:szCs w:val="24"/>
          <w:lang w:val="es-US"/>
        </w:rPr>
        <w:t>Ejercicio 21 (AGENDA)</w:t>
      </w:r>
      <w:r>
        <w:rPr>
          <w:b/>
          <w:bCs/>
          <w:sz w:val="24"/>
          <w:szCs w:val="24"/>
          <w:lang w:val="es-US"/>
        </w:rPr>
        <w:tab/>
      </w:r>
      <w:r>
        <w:rPr>
          <w:b/>
          <w:bCs/>
          <w:sz w:val="24"/>
          <w:szCs w:val="24"/>
          <w:lang w:val="es-US"/>
        </w:rPr>
        <w:tab/>
      </w:r>
      <w:r>
        <w:rPr>
          <w:b/>
          <w:bCs/>
          <w:sz w:val="24"/>
          <w:szCs w:val="24"/>
          <w:lang w:val="es-US"/>
        </w:rPr>
        <w:tab/>
      </w:r>
      <w:r>
        <w:rPr>
          <w:b/>
          <w:bCs/>
          <w:sz w:val="24"/>
          <w:szCs w:val="24"/>
          <w:lang w:val="es-US"/>
        </w:rPr>
        <w:tab/>
      </w:r>
      <w:r>
        <w:rPr>
          <w:b/>
          <w:bCs/>
          <w:sz w:val="24"/>
          <w:szCs w:val="24"/>
          <w:lang w:val="es-US"/>
        </w:rPr>
        <w:tab/>
      </w:r>
      <w:r>
        <w:rPr>
          <w:b/>
          <w:bCs/>
          <w:sz w:val="24"/>
          <w:szCs w:val="24"/>
          <w:lang w:val="es-US"/>
        </w:rPr>
        <w:tab/>
      </w:r>
      <w:r>
        <w:rPr>
          <w:b/>
          <w:bCs/>
          <w:sz w:val="24"/>
          <w:szCs w:val="24"/>
          <w:lang w:val="es-US"/>
        </w:rPr>
        <w:tab/>
        <w:t xml:space="preserve">PAG. </w:t>
      </w:r>
      <w:r w:rsidR="00E3568E">
        <w:rPr>
          <w:b/>
          <w:bCs/>
          <w:sz w:val="24"/>
          <w:szCs w:val="24"/>
          <w:lang w:val="es-US"/>
        </w:rPr>
        <w:t xml:space="preserve">18 </w:t>
      </w:r>
    </w:p>
    <w:p w14:paraId="65336CFE" w14:textId="4D99E359" w:rsidR="00A84C35" w:rsidRDefault="00A84C35" w:rsidP="00C55D89">
      <w:pPr>
        <w:pStyle w:val="Prrafodelista"/>
        <w:numPr>
          <w:ilvl w:val="0"/>
          <w:numId w:val="2"/>
        </w:numPr>
        <w:rPr>
          <w:b/>
          <w:bCs/>
          <w:sz w:val="24"/>
          <w:szCs w:val="24"/>
          <w:lang w:val="es-US"/>
        </w:rPr>
      </w:pPr>
      <w:r>
        <w:rPr>
          <w:b/>
          <w:bCs/>
          <w:sz w:val="24"/>
          <w:szCs w:val="24"/>
          <w:lang w:val="es-US"/>
        </w:rPr>
        <w:t>Ejercicio 21 (Diagrama de flujo)</w:t>
      </w:r>
      <w:r>
        <w:rPr>
          <w:b/>
          <w:bCs/>
          <w:sz w:val="24"/>
          <w:szCs w:val="24"/>
          <w:lang w:val="es-US"/>
        </w:rPr>
        <w:tab/>
      </w:r>
      <w:r>
        <w:rPr>
          <w:b/>
          <w:bCs/>
          <w:sz w:val="24"/>
          <w:szCs w:val="24"/>
          <w:lang w:val="es-US"/>
        </w:rPr>
        <w:tab/>
      </w:r>
      <w:r>
        <w:rPr>
          <w:b/>
          <w:bCs/>
          <w:sz w:val="24"/>
          <w:szCs w:val="24"/>
          <w:lang w:val="es-US"/>
        </w:rPr>
        <w:tab/>
      </w:r>
      <w:r>
        <w:rPr>
          <w:b/>
          <w:bCs/>
          <w:sz w:val="24"/>
          <w:szCs w:val="24"/>
          <w:lang w:val="es-US"/>
        </w:rPr>
        <w:tab/>
      </w:r>
      <w:r>
        <w:rPr>
          <w:b/>
          <w:bCs/>
          <w:sz w:val="24"/>
          <w:szCs w:val="24"/>
          <w:lang w:val="es-US"/>
        </w:rPr>
        <w:tab/>
      </w:r>
      <w:r>
        <w:rPr>
          <w:b/>
          <w:bCs/>
          <w:sz w:val="24"/>
          <w:szCs w:val="24"/>
          <w:lang w:val="es-US"/>
        </w:rPr>
        <w:tab/>
        <w:t>PAG.</w:t>
      </w:r>
      <w:r w:rsidR="00C62D8B">
        <w:rPr>
          <w:b/>
          <w:bCs/>
          <w:sz w:val="24"/>
          <w:szCs w:val="24"/>
          <w:lang w:val="es-US"/>
        </w:rPr>
        <w:t xml:space="preserve"> 22</w:t>
      </w:r>
    </w:p>
    <w:p w14:paraId="5CC258EF" w14:textId="5FBF8073" w:rsidR="00A84C35" w:rsidRPr="00F0425B" w:rsidRDefault="00A84C35" w:rsidP="00C55D89">
      <w:pPr>
        <w:pStyle w:val="Prrafodelista"/>
        <w:numPr>
          <w:ilvl w:val="0"/>
          <w:numId w:val="2"/>
        </w:numPr>
        <w:rPr>
          <w:b/>
          <w:bCs/>
          <w:sz w:val="24"/>
          <w:szCs w:val="24"/>
          <w:lang w:val="es-US"/>
        </w:rPr>
      </w:pPr>
      <w:r>
        <w:rPr>
          <w:b/>
          <w:bCs/>
          <w:sz w:val="24"/>
          <w:szCs w:val="24"/>
          <w:lang w:val="es-US"/>
        </w:rPr>
        <w:t>Notas</w:t>
      </w:r>
      <w:r>
        <w:rPr>
          <w:b/>
          <w:bCs/>
          <w:sz w:val="24"/>
          <w:szCs w:val="24"/>
          <w:lang w:val="es-US"/>
        </w:rPr>
        <w:tab/>
      </w:r>
      <w:r>
        <w:rPr>
          <w:b/>
          <w:bCs/>
          <w:sz w:val="24"/>
          <w:szCs w:val="24"/>
          <w:lang w:val="es-US"/>
        </w:rPr>
        <w:tab/>
      </w:r>
      <w:r>
        <w:rPr>
          <w:b/>
          <w:bCs/>
          <w:sz w:val="24"/>
          <w:szCs w:val="24"/>
          <w:lang w:val="es-US"/>
        </w:rPr>
        <w:tab/>
      </w:r>
      <w:r>
        <w:rPr>
          <w:b/>
          <w:bCs/>
          <w:sz w:val="24"/>
          <w:szCs w:val="24"/>
          <w:lang w:val="es-US"/>
        </w:rPr>
        <w:tab/>
      </w:r>
      <w:r>
        <w:rPr>
          <w:b/>
          <w:bCs/>
          <w:sz w:val="24"/>
          <w:szCs w:val="24"/>
          <w:lang w:val="es-US"/>
        </w:rPr>
        <w:tab/>
      </w:r>
      <w:r>
        <w:rPr>
          <w:b/>
          <w:bCs/>
          <w:sz w:val="24"/>
          <w:szCs w:val="24"/>
          <w:lang w:val="es-US"/>
        </w:rPr>
        <w:tab/>
      </w:r>
      <w:r>
        <w:rPr>
          <w:b/>
          <w:bCs/>
          <w:sz w:val="24"/>
          <w:szCs w:val="24"/>
          <w:lang w:val="es-US"/>
        </w:rPr>
        <w:tab/>
      </w:r>
      <w:r>
        <w:rPr>
          <w:b/>
          <w:bCs/>
          <w:sz w:val="24"/>
          <w:szCs w:val="24"/>
          <w:lang w:val="es-US"/>
        </w:rPr>
        <w:tab/>
      </w:r>
      <w:r>
        <w:rPr>
          <w:b/>
          <w:bCs/>
          <w:sz w:val="24"/>
          <w:szCs w:val="24"/>
          <w:lang w:val="es-US"/>
        </w:rPr>
        <w:tab/>
      </w:r>
      <w:r>
        <w:rPr>
          <w:b/>
          <w:bCs/>
          <w:sz w:val="24"/>
          <w:szCs w:val="24"/>
          <w:lang w:val="es-US"/>
        </w:rPr>
        <w:tab/>
        <w:t xml:space="preserve">PAG. </w:t>
      </w:r>
      <w:r w:rsidR="00032885">
        <w:rPr>
          <w:b/>
          <w:bCs/>
          <w:sz w:val="24"/>
          <w:szCs w:val="24"/>
          <w:lang w:val="es-US"/>
        </w:rPr>
        <w:t>27</w:t>
      </w:r>
    </w:p>
    <w:p w14:paraId="1CF4C6C8" w14:textId="7D5C9C5A" w:rsidR="00B951AB" w:rsidRPr="002F398B" w:rsidRDefault="00204884" w:rsidP="00204884">
      <w:pPr>
        <w:rPr>
          <w:b/>
          <w:bCs/>
          <w:sz w:val="40"/>
          <w:szCs w:val="40"/>
          <w:lang w:val="es-US"/>
        </w:rPr>
      </w:pPr>
      <w:r>
        <w:rPr>
          <w:b/>
          <w:bCs/>
          <w:sz w:val="48"/>
          <w:szCs w:val="48"/>
          <w:lang w:val="es-US"/>
        </w:rPr>
        <w:br w:type="page"/>
      </w:r>
      <w:r w:rsidRPr="002F398B">
        <w:rPr>
          <w:b/>
          <w:bCs/>
          <w:sz w:val="40"/>
          <w:szCs w:val="40"/>
          <w:lang w:val="es-US"/>
        </w:rPr>
        <w:lastRenderedPageBreak/>
        <w:t>Introducción.</w:t>
      </w:r>
    </w:p>
    <w:p w14:paraId="6DF6E8FC" w14:textId="53A7DB4C" w:rsidR="00204884" w:rsidRPr="002F398B" w:rsidRDefault="002C160A" w:rsidP="00204884">
      <w:pPr>
        <w:jc w:val="both"/>
        <w:rPr>
          <w:sz w:val="28"/>
          <w:szCs w:val="28"/>
          <w:lang w:val="es-US"/>
        </w:rPr>
      </w:pPr>
      <w:r w:rsidRPr="002F398B">
        <w:rPr>
          <w:sz w:val="28"/>
          <w:szCs w:val="28"/>
          <w:lang w:val="es-US"/>
        </w:rPr>
        <w:t xml:space="preserve"> El presente documento ofrece al lector (querido profesor) posee como propósito dar a entender las especificaciones y limitaciones del proyecto de “</w:t>
      </w:r>
      <w:r w:rsidRPr="002F398B">
        <w:rPr>
          <w:i/>
          <w:iCs/>
          <w:sz w:val="28"/>
          <w:szCs w:val="28"/>
          <w:lang w:val="es-US"/>
        </w:rPr>
        <w:t>Programación: Modulo II”</w:t>
      </w:r>
      <w:r w:rsidRPr="002F398B">
        <w:rPr>
          <w:sz w:val="28"/>
          <w:szCs w:val="28"/>
          <w:lang w:val="es-US"/>
        </w:rPr>
        <w:t xml:space="preserve"> de 3er. Semestre, asi como explicar de forma detalla </w:t>
      </w:r>
      <w:r w:rsidR="002F398B" w:rsidRPr="002F398B">
        <w:rPr>
          <w:sz w:val="28"/>
          <w:szCs w:val="28"/>
          <w:lang w:val="es-US"/>
        </w:rPr>
        <w:t>el cómo usar cada subprograma</w:t>
      </w:r>
      <w:r w:rsidRPr="002F398B">
        <w:rPr>
          <w:sz w:val="28"/>
          <w:szCs w:val="28"/>
          <w:lang w:val="es-US"/>
        </w:rPr>
        <w:t xml:space="preserve"> con imágenes reales de este mismo acompañado con diagramas de flujo para dar a entender mejor el funcionamiento de cada algoritmo realizado.</w:t>
      </w:r>
    </w:p>
    <w:p w14:paraId="01A24533" w14:textId="20A9F28F" w:rsidR="002C160A" w:rsidRPr="002F398B" w:rsidRDefault="002C160A" w:rsidP="00204884">
      <w:pPr>
        <w:jc w:val="both"/>
        <w:rPr>
          <w:sz w:val="28"/>
          <w:szCs w:val="28"/>
          <w:lang w:val="es-US"/>
        </w:rPr>
      </w:pPr>
      <w:r w:rsidRPr="002F398B">
        <w:rPr>
          <w:sz w:val="28"/>
          <w:szCs w:val="28"/>
          <w:lang w:val="es-US"/>
        </w:rPr>
        <w:t>En total serán cuatro de cinco subprogramas los cuales funcionaran dentro de un programa principal, donde cada subprograma se dará una explicación de su algoritmo aplicado.</w:t>
      </w:r>
    </w:p>
    <w:p w14:paraId="3F21842A" w14:textId="5C11D841" w:rsidR="002C160A" w:rsidRPr="002F398B" w:rsidRDefault="002C160A" w:rsidP="00204884">
      <w:pPr>
        <w:jc w:val="both"/>
        <w:rPr>
          <w:sz w:val="28"/>
          <w:szCs w:val="28"/>
          <w:lang w:val="es-US"/>
        </w:rPr>
      </w:pPr>
      <w:r w:rsidRPr="002F398B">
        <w:rPr>
          <w:sz w:val="28"/>
          <w:szCs w:val="28"/>
          <w:lang w:val="es-US"/>
        </w:rPr>
        <w:t xml:space="preserve">Es importante detallar la aplicación de técnicas más complejas para el mismo proyecto donde se busca expandir al máximo las capacidades de cada subprograma evitando problemas que puedan disminuir las mismas capacidades, y explorando técnicas interesantes para la creación de cada algoritmo explotando las mejores capacidades del lenguaje de programación </w:t>
      </w:r>
      <w:r w:rsidRPr="002F398B">
        <w:rPr>
          <w:b/>
          <w:bCs/>
          <w:i/>
          <w:iCs/>
          <w:sz w:val="28"/>
          <w:szCs w:val="28"/>
          <w:lang w:val="es-US"/>
        </w:rPr>
        <w:t>C</w:t>
      </w:r>
      <w:r w:rsidRPr="002F398B">
        <w:rPr>
          <w:sz w:val="28"/>
          <w:szCs w:val="28"/>
          <w:lang w:val="es-US"/>
        </w:rPr>
        <w:t>.</w:t>
      </w:r>
    </w:p>
    <w:p w14:paraId="56109AA4" w14:textId="56A1D507" w:rsidR="002F398B" w:rsidRDefault="002F398B" w:rsidP="00204884">
      <w:pPr>
        <w:jc w:val="both"/>
        <w:rPr>
          <w:sz w:val="28"/>
          <w:szCs w:val="28"/>
          <w:lang w:val="es-US"/>
        </w:rPr>
      </w:pPr>
      <w:r w:rsidRPr="002F398B">
        <w:rPr>
          <w:sz w:val="28"/>
          <w:szCs w:val="28"/>
          <w:lang w:val="es-US"/>
        </w:rPr>
        <w:t>Hay que aclarar que el quinto subprograma que se encargo fue trabajo libre, por lo tanto, no se incluirá en el presente documento.</w:t>
      </w:r>
    </w:p>
    <w:p w14:paraId="6A35A56B" w14:textId="77777777" w:rsidR="002F398B" w:rsidRDefault="002F398B" w:rsidP="00204884">
      <w:pPr>
        <w:jc w:val="both"/>
        <w:rPr>
          <w:sz w:val="28"/>
          <w:szCs w:val="28"/>
          <w:lang w:val="es-US"/>
        </w:rPr>
      </w:pPr>
    </w:p>
    <w:p w14:paraId="59D3CB42" w14:textId="77777777" w:rsidR="002F398B" w:rsidRDefault="002F398B" w:rsidP="00204884">
      <w:pPr>
        <w:jc w:val="both"/>
        <w:rPr>
          <w:sz w:val="28"/>
          <w:szCs w:val="28"/>
          <w:lang w:val="es-US"/>
        </w:rPr>
      </w:pPr>
    </w:p>
    <w:p w14:paraId="300FDCC6" w14:textId="77777777" w:rsidR="002F398B" w:rsidRDefault="002F398B" w:rsidP="00204884">
      <w:pPr>
        <w:jc w:val="both"/>
        <w:rPr>
          <w:sz w:val="28"/>
          <w:szCs w:val="28"/>
          <w:lang w:val="es-US"/>
        </w:rPr>
      </w:pPr>
    </w:p>
    <w:p w14:paraId="5DEA135E" w14:textId="77777777" w:rsidR="002F398B" w:rsidRDefault="002F398B" w:rsidP="00204884">
      <w:pPr>
        <w:jc w:val="both"/>
        <w:rPr>
          <w:sz w:val="28"/>
          <w:szCs w:val="28"/>
          <w:lang w:val="es-US"/>
        </w:rPr>
      </w:pPr>
    </w:p>
    <w:p w14:paraId="307B9499" w14:textId="77777777" w:rsidR="002F398B" w:rsidRDefault="002F398B" w:rsidP="00204884">
      <w:pPr>
        <w:jc w:val="both"/>
        <w:rPr>
          <w:sz w:val="28"/>
          <w:szCs w:val="28"/>
          <w:lang w:val="es-US"/>
        </w:rPr>
      </w:pPr>
    </w:p>
    <w:p w14:paraId="7BB8B088" w14:textId="77777777" w:rsidR="002F398B" w:rsidRDefault="002F398B" w:rsidP="00204884">
      <w:pPr>
        <w:jc w:val="both"/>
        <w:rPr>
          <w:sz w:val="28"/>
          <w:szCs w:val="28"/>
          <w:lang w:val="es-US"/>
        </w:rPr>
      </w:pPr>
    </w:p>
    <w:p w14:paraId="350A888C" w14:textId="77777777" w:rsidR="002F398B" w:rsidRDefault="002F398B" w:rsidP="00204884">
      <w:pPr>
        <w:jc w:val="both"/>
        <w:rPr>
          <w:sz w:val="28"/>
          <w:szCs w:val="28"/>
          <w:lang w:val="es-US"/>
        </w:rPr>
      </w:pPr>
    </w:p>
    <w:p w14:paraId="5BBF5CED" w14:textId="77777777" w:rsidR="002F398B" w:rsidRDefault="002F398B" w:rsidP="00204884">
      <w:pPr>
        <w:jc w:val="both"/>
        <w:rPr>
          <w:sz w:val="28"/>
          <w:szCs w:val="28"/>
          <w:lang w:val="es-US"/>
        </w:rPr>
      </w:pPr>
    </w:p>
    <w:p w14:paraId="21E91DC1" w14:textId="77777777" w:rsidR="002F398B" w:rsidRDefault="002F398B" w:rsidP="00204884">
      <w:pPr>
        <w:jc w:val="both"/>
        <w:rPr>
          <w:sz w:val="28"/>
          <w:szCs w:val="28"/>
          <w:lang w:val="es-US"/>
        </w:rPr>
      </w:pPr>
    </w:p>
    <w:p w14:paraId="047538B9" w14:textId="77777777" w:rsidR="002F398B" w:rsidRPr="002F398B" w:rsidRDefault="002F398B" w:rsidP="00204884">
      <w:pPr>
        <w:jc w:val="both"/>
        <w:rPr>
          <w:sz w:val="28"/>
          <w:szCs w:val="28"/>
          <w:lang w:val="es-US"/>
        </w:rPr>
      </w:pPr>
    </w:p>
    <w:p w14:paraId="34DDB3EF" w14:textId="378D18EE" w:rsidR="002F398B" w:rsidRDefault="002F398B" w:rsidP="00204884">
      <w:pPr>
        <w:jc w:val="both"/>
        <w:rPr>
          <w:b/>
          <w:bCs/>
          <w:sz w:val="40"/>
          <w:szCs w:val="40"/>
          <w:lang w:val="es-US"/>
        </w:rPr>
      </w:pPr>
      <w:r>
        <w:rPr>
          <w:b/>
          <w:bCs/>
          <w:sz w:val="40"/>
          <w:szCs w:val="40"/>
          <w:lang w:val="es-US"/>
        </w:rPr>
        <w:lastRenderedPageBreak/>
        <w:t>Uso básico del programa (abrir y cerrar)</w:t>
      </w:r>
    </w:p>
    <w:p w14:paraId="710836C3" w14:textId="43C0B4C6" w:rsidR="002F398B" w:rsidRDefault="00C55D89" w:rsidP="00204884">
      <w:pPr>
        <w:jc w:val="both"/>
        <w:rPr>
          <w:bCs/>
          <w:sz w:val="28"/>
          <w:szCs w:val="28"/>
          <w:lang w:val="es-US"/>
        </w:rPr>
      </w:pPr>
      <w:r>
        <w:rPr>
          <w:noProof/>
        </w:rPr>
        <mc:AlternateContent>
          <mc:Choice Requires="wps">
            <w:drawing>
              <wp:anchor distT="0" distB="0" distL="114300" distR="114300" simplePos="0" relativeHeight="251668480" behindDoc="0" locked="0" layoutInCell="1" allowOverlap="1" wp14:anchorId="0F42B375" wp14:editId="7E616D01">
                <wp:simplePos x="0" y="0"/>
                <wp:positionH relativeFrom="column">
                  <wp:posOffset>3949065</wp:posOffset>
                </wp:positionH>
                <wp:positionV relativeFrom="paragraph">
                  <wp:posOffset>1916430</wp:posOffset>
                </wp:positionV>
                <wp:extent cx="1666240" cy="635"/>
                <wp:effectExtent l="0" t="0" r="0" b="0"/>
                <wp:wrapThrough wrapText="bothSides">
                  <wp:wrapPolygon edited="0">
                    <wp:start x="0" y="0"/>
                    <wp:lineTo x="0" y="21600"/>
                    <wp:lineTo x="21600" y="21600"/>
                    <wp:lineTo x="21600" y="0"/>
                  </wp:wrapPolygon>
                </wp:wrapThrough>
                <wp:docPr id="2100009564" name="Cuadro de texto 1"/>
                <wp:cNvGraphicFramePr/>
                <a:graphic xmlns:a="http://schemas.openxmlformats.org/drawingml/2006/main">
                  <a:graphicData uri="http://schemas.microsoft.com/office/word/2010/wordprocessingShape">
                    <wps:wsp>
                      <wps:cNvSpPr txBox="1"/>
                      <wps:spPr>
                        <a:xfrm>
                          <a:off x="0" y="0"/>
                          <a:ext cx="1666240" cy="635"/>
                        </a:xfrm>
                        <a:prstGeom prst="rect">
                          <a:avLst/>
                        </a:prstGeom>
                        <a:solidFill>
                          <a:prstClr val="white"/>
                        </a:solidFill>
                        <a:ln>
                          <a:noFill/>
                        </a:ln>
                      </wps:spPr>
                      <wps:txbx>
                        <w:txbxContent>
                          <w:p w14:paraId="0331C54D" w14:textId="5E6701A3" w:rsidR="00C55D89" w:rsidRPr="004C5ADF" w:rsidRDefault="00C55D89" w:rsidP="00C55D89">
                            <w:pPr>
                              <w:pStyle w:val="Descripcin"/>
                              <w:jc w:val="center"/>
                              <w:rPr>
                                <w:bCs/>
                                <w:sz w:val="28"/>
                                <w:szCs w:val="28"/>
                                <w:lang w:val="es-US"/>
                              </w:rPr>
                            </w:pPr>
                            <w:r>
                              <w:t xml:space="preserve">Ilustración </w:t>
                            </w:r>
                            <w:r>
                              <w:fldChar w:fldCharType="begin"/>
                            </w:r>
                            <w:r>
                              <w:instrText xml:space="preserve"> SEQ Ilustración \* ARABIC </w:instrText>
                            </w:r>
                            <w:r>
                              <w:fldChar w:fldCharType="separate"/>
                            </w:r>
                            <w:r w:rsidR="00032885">
                              <w:rPr>
                                <w:noProof/>
                              </w:rPr>
                              <w:t>1</w:t>
                            </w:r>
                            <w:r>
                              <w:fldChar w:fldCharType="end"/>
                            </w:r>
                            <w:r>
                              <w:t>: Ejecutable .exe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2B375" id="Cuadro de texto 1" o:spid="_x0000_s1027" type="#_x0000_t202" style="position:absolute;left:0;text-align:left;margin-left:310.95pt;margin-top:150.9pt;width:131.2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" stroked="f">
                <v:textbox style="mso-fit-shape-to-text:t" inset="0,0,0,0">
                  <w:txbxContent>
                    <w:p w14:paraId="0331C54D" w14:textId="5E6701A3" w:rsidR="00C55D89" w:rsidRPr="004C5ADF" w:rsidRDefault="00C55D89" w:rsidP="00C55D89">
                      <w:pPr>
                        <w:pStyle w:val="Descripcin"/>
                        <w:jc w:val="center"/>
                        <w:rPr>
                          <w:bCs/>
                          <w:sz w:val="28"/>
                          <w:szCs w:val="28"/>
                          <w:lang w:val="es-US"/>
                        </w:rPr>
                      </w:pPr>
                      <w:r>
                        <w:t xml:space="preserve">Ilustración </w:t>
                      </w:r>
                      <w:r>
                        <w:fldChar w:fldCharType="begin"/>
                      </w:r>
                      <w:r>
                        <w:instrText xml:space="preserve"> SEQ Ilustración \* ARABIC </w:instrText>
                      </w:r>
                      <w:r>
                        <w:fldChar w:fldCharType="separate"/>
                      </w:r>
                      <w:r w:rsidR="00032885">
                        <w:rPr>
                          <w:noProof/>
                        </w:rPr>
                        <w:t>1</w:t>
                      </w:r>
                      <w:r>
                        <w:fldChar w:fldCharType="end"/>
                      </w:r>
                      <w:r>
                        <w:t>: Ejecutable .exe</w:t>
                      </w:r>
                    </w:p>
                  </w:txbxContent>
                </v:textbox>
                <w10:wrap type="through"/>
              </v:shape>
            </w:pict>
          </mc:Fallback>
        </mc:AlternateContent>
      </w:r>
      <w:r w:rsidR="002F398B" w:rsidRPr="002F398B">
        <w:rPr>
          <w:bCs/>
          <w:noProof/>
          <w:sz w:val="28"/>
          <w:szCs w:val="28"/>
          <w:lang w:val="es-US"/>
        </w:rPr>
        <w:drawing>
          <wp:anchor distT="0" distB="0" distL="114300" distR="114300" simplePos="0" relativeHeight="251658240" behindDoc="0" locked="0" layoutInCell="1" allowOverlap="1" wp14:anchorId="007E5EDB" wp14:editId="44F210D0">
            <wp:simplePos x="0" y="0"/>
            <wp:positionH relativeFrom="margin">
              <wp:posOffset>3949065</wp:posOffset>
            </wp:positionH>
            <wp:positionV relativeFrom="paragraph">
              <wp:posOffset>99060</wp:posOffset>
            </wp:positionV>
            <wp:extent cx="1666240" cy="1760220"/>
            <wp:effectExtent l="0" t="0" r="0" b="0"/>
            <wp:wrapThrough wrapText="bothSides">
              <wp:wrapPolygon edited="0">
                <wp:start x="0" y="0"/>
                <wp:lineTo x="0" y="21273"/>
                <wp:lineTo x="21238" y="21273"/>
                <wp:lineTo x="21238" y="0"/>
                <wp:lineTo x="0" y="0"/>
              </wp:wrapPolygon>
            </wp:wrapThrough>
            <wp:docPr id="212065722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57225" name="Imagen 1" descr="Interfaz de usuario gráfic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1666240" cy="1760220"/>
                    </a:xfrm>
                    <a:prstGeom prst="rect">
                      <a:avLst/>
                    </a:prstGeom>
                  </pic:spPr>
                </pic:pic>
              </a:graphicData>
            </a:graphic>
            <wp14:sizeRelH relativeFrom="margin">
              <wp14:pctWidth>0</wp14:pctWidth>
            </wp14:sizeRelH>
            <wp14:sizeRelV relativeFrom="margin">
              <wp14:pctHeight>0</wp14:pctHeight>
            </wp14:sizeRelV>
          </wp:anchor>
        </w:drawing>
      </w:r>
      <w:r w:rsidR="002F398B">
        <w:rPr>
          <w:bCs/>
          <w:sz w:val="28"/>
          <w:szCs w:val="28"/>
          <w:lang w:val="es-US"/>
        </w:rPr>
        <w:t xml:space="preserve"> Abrir el programa es de lo más sencillo que podrás hacer. Solo hay que hacer doble </w:t>
      </w:r>
      <w:r w:rsidR="0081345D">
        <w:rPr>
          <w:bCs/>
          <w:sz w:val="28"/>
          <w:szCs w:val="28"/>
          <w:lang w:val="es-US"/>
        </w:rPr>
        <w:t>clic</w:t>
      </w:r>
      <w:r w:rsidR="002F398B">
        <w:rPr>
          <w:bCs/>
          <w:sz w:val="28"/>
          <w:szCs w:val="28"/>
          <w:lang w:val="es-US"/>
        </w:rPr>
        <w:t xml:space="preserve"> sobre el ejecutable “</w:t>
      </w:r>
      <w:r w:rsidR="002F398B">
        <w:rPr>
          <w:bCs/>
          <w:i/>
          <w:iCs/>
          <w:sz w:val="28"/>
          <w:szCs w:val="28"/>
          <w:lang w:val="es-US"/>
        </w:rPr>
        <w:t>ProyectoFinal.exe”</w:t>
      </w:r>
      <w:r w:rsidR="002F398B">
        <w:rPr>
          <w:bCs/>
          <w:sz w:val="28"/>
          <w:szCs w:val="28"/>
          <w:lang w:val="es-US"/>
        </w:rPr>
        <w:t xml:space="preserve"> donde a continuación podrás probar todos los subprogramas realizados en este proyecto de fin de parcial.</w:t>
      </w:r>
    </w:p>
    <w:p w14:paraId="757108E6" w14:textId="77777777" w:rsidR="002F398B" w:rsidRDefault="002F398B" w:rsidP="00204884">
      <w:pPr>
        <w:jc w:val="both"/>
        <w:rPr>
          <w:bCs/>
          <w:sz w:val="28"/>
          <w:szCs w:val="28"/>
          <w:lang w:val="es-US"/>
        </w:rPr>
      </w:pPr>
    </w:p>
    <w:p w14:paraId="23F67E03" w14:textId="77777777" w:rsidR="002F398B" w:rsidRDefault="002F398B" w:rsidP="00204884">
      <w:pPr>
        <w:jc w:val="both"/>
        <w:rPr>
          <w:bCs/>
          <w:sz w:val="28"/>
          <w:szCs w:val="28"/>
          <w:lang w:val="es-US"/>
        </w:rPr>
      </w:pPr>
    </w:p>
    <w:p w14:paraId="6DEBD862" w14:textId="77777777" w:rsidR="00C55D89" w:rsidRDefault="00C55D89" w:rsidP="00204884">
      <w:pPr>
        <w:jc w:val="both"/>
        <w:rPr>
          <w:bCs/>
          <w:sz w:val="28"/>
          <w:szCs w:val="28"/>
          <w:lang w:val="es-US"/>
        </w:rPr>
      </w:pPr>
    </w:p>
    <w:p w14:paraId="218E69A0" w14:textId="4894061A" w:rsidR="002F398B" w:rsidRDefault="00C55D89" w:rsidP="00204884">
      <w:pPr>
        <w:jc w:val="both"/>
        <w:rPr>
          <w:bCs/>
          <w:sz w:val="28"/>
          <w:szCs w:val="28"/>
          <w:lang w:val="es-US"/>
        </w:rPr>
      </w:pPr>
      <w:r>
        <w:rPr>
          <w:noProof/>
        </w:rPr>
        <mc:AlternateContent>
          <mc:Choice Requires="wps">
            <w:drawing>
              <wp:anchor distT="0" distB="0" distL="114300" distR="114300" simplePos="0" relativeHeight="251670528" behindDoc="1" locked="0" layoutInCell="1" allowOverlap="1" wp14:anchorId="71BAEFAE" wp14:editId="05B025E3">
                <wp:simplePos x="0" y="0"/>
                <wp:positionH relativeFrom="column">
                  <wp:posOffset>110490</wp:posOffset>
                </wp:positionH>
                <wp:positionV relativeFrom="paragraph">
                  <wp:posOffset>1524000</wp:posOffset>
                </wp:positionV>
                <wp:extent cx="5390515" cy="635"/>
                <wp:effectExtent l="0" t="0" r="0" b="0"/>
                <wp:wrapTight wrapText="bothSides">
                  <wp:wrapPolygon edited="0">
                    <wp:start x="0" y="0"/>
                    <wp:lineTo x="0" y="21600"/>
                    <wp:lineTo x="21600" y="21600"/>
                    <wp:lineTo x="21600" y="0"/>
                  </wp:wrapPolygon>
                </wp:wrapTight>
                <wp:docPr id="1325879356" name="Cuadro de texto 1"/>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wps:spPr>
                      <wps:txbx>
                        <w:txbxContent>
                          <w:p w14:paraId="4616FEDB" w14:textId="4206BD47" w:rsidR="00C55D89" w:rsidRPr="00760255" w:rsidRDefault="00C55D89" w:rsidP="00C55D89">
                            <w:pPr>
                              <w:pStyle w:val="Descripcin"/>
                              <w:jc w:val="center"/>
                              <w:rPr>
                                <w:bCs/>
                                <w:sz w:val="28"/>
                                <w:szCs w:val="28"/>
                                <w:lang w:val="es-US"/>
                              </w:rPr>
                            </w:pPr>
                            <w:r>
                              <w:t xml:space="preserve">Ilustración </w:t>
                            </w:r>
                            <w:r>
                              <w:fldChar w:fldCharType="begin"/>
                            </w:r>
                            <w:r>
                              <w:instrText xml:space="preserve"> SEQ Ilustración \* ARABIC </w:instrText>
                            </w:r>
                            <w:r>
                              <w:fldChar w:fldCharType="separate"/>
                            </w:r>
                            <w:r w:rsidR="00032885">
                              <w:rPr>
                                <w:noProof/>
                              </w:rPr>
                              <w:t>2</w:t>
                            </w:r>
                            <w:r>
                              <w:fldChar w:fldCharType="end"/>
                            </w:r>
                            <w:r>
                              <w:t>: Menú principal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AEFAE" id="_x0000_s1028" type="#_x0000_t202" style="position:absolute;left:0;text-align:left;margin-left:8.7pt;margin-top:120pt;width:424.4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" stroked="f">
                <v:textbox style="mso-fit-shape-to-text:t" inset="0,0,0,0">
                  <w:txbxContent>
                    <w:p w14:paraId="4616FEDB" w14:textId="4206BD47" w:rsidR="00C55D89" w:rsidRPr="00760255" w:rsidRDefault="00C55D89" w:rsidP="00C55D89">
                      <w:pPr>
                        <w:pStyle w:val="Descripcin"/>
                        <w:jc w:val="center"/>
                        <w:rPr>
                          <w:bCs/>
                          <w:sz w:val="28"/>
                          <w:szCs w:val="28"/>
                          <w:lang w:val="es-US"/>
                        </w:rPr>
                      </w:pPr>
                      <w:r>
                        <w:t xml:space="preserve">Ilustración </w:t>
                      </w:r>
                      <w:r>
                        <w:fldChar w:fldCharType="begin"/>
                      </w:r>
                      <w:r>
                        <w:instrText xml:space="preserve"> SEQ Ilustración \* ARABIC </w:instrText>
                      </w:r>
                      <w:r>
                        <w:fldChar w:fldCharType="separate"/>
                      </w:r>
                      <w:r w:rsidR="00032885">
                        <w:rPr>
                          <w:noProof/>
                        </w:rPr>
                        <w:t>2</w:t>
                      </w:r>
                      <w:r>
                        <w:fldChar w:fldCharType="end"/>
                      </w:r>
                      <w:r>
                        <w:t>: Menú principal</w:t>
                      </w:r>
                    </w:p>
                  </w:txbxContent>
                </v:textbox>
                <w10:wrap type="tight"/>
              </v:shape>
            </w:pict>
          </mc:Fallback>
        </mc:AlternateContent>
      </w:r>
      <w:r w:rsidR="002F398B" w:rsidRPr="002F398B">
        <w:rPr>
          <w:bCs/>
          <w:noProof/>
          <w:sz w:val="28"/>
          <w:szCs w:val="28"/>
          <w:lang w:val="es-US"/>
        </w:rPr>
        <w:drawing>
          <wp:anchor distT="0" distB="0" distL="114300" distR="114300" simplePos="0" relativeHeight="251659264" behindDoc="1" locked="0" layoutInCell="1" allowOverlap="1" wp14:anchorId="4198F404" wp14:editId="46798134">
            <wp:simplePos x="0" y="0"/>
            <wp:positionH relativeFrom="margin">
              <wp:align>center</wp:align>
            </wp:positionH>
            <wp:positionV relativeFrom="paragraph">
              <wp:posOffset>325755</wp:posOffset>
            </wp:positionV>
            <wp:extent cx="5390515" cy="1141095"/>
            <wp:effectExtent l="0" t="0" r="635" b="1905"/>
            <wp:wrapTight wrapText="bothSides">
              <wp:wrapPolygon edited="0">
                <wp:start x="0" y="0"/>
                <wp:lineTo x="0" y="21275"/>
                <wp:lineTo x="21526" y="21275"/>
                <wp:lineTo x="21526" y="0"/>
                <wp:lineTo x="0" y="0"/>
              </wp:wrapPolygon>
            </wp:wrapTight>
            <wp:docPr id="5371560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56009" name="Imagen 1" descr="Text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390515" cy="1141095"/>
                    </a:xfrm>
                    <a:prstGeom prst="rect">
                      <a:avLst/>
                    </a:prstGeom>
                  </pic:spPr>
                </pic:pic>
              </a:graphicData>
            </a:graphic>
            <wp14:sizeRelH relativeFrom="margin">
              <wp14:pctWidth>0</wp14:pctWidth>
            </wp14:sizeRelH>
            <wp14:sizeRelV relativeFrom="margin">
              <wp14:pctHeight>0</wp14:pctHeight>
            </wp14:sizeRelV>
          </wp:anchor>
        </w:drawing>
      </w:r>
      <w:r w:rsidR="002F398B">
        <w:rPr>
          <w:bCs/>
          <w:sz w:val="28"/>
          <w:szCs w:val="28"/>
          <w:lang w:val="es-US"/>
        </w:rPr>
        <w:t>Abriendo el programa, te encontraras con el siguiente menú:</w:t>
      </w:r>
    </w:p>
    <w:p w14:paraId="3766E0B7" w14:textId="77777777" w:rsidR="00694485" w:rsidRDefault="00694485" w:rsidP="00204884">
      <w:pPr>
        <w:jc w:val="both"/>
        <w:rPr>
          <w:bCs/>
          <w:sz w:val="28"/>
          <w:szCs w:val="28"/>
          <w:lang w:val="es-US"/>
        </w:rPr>
      </w:pPr>
    </w:p>
    <w:p w14:paraId="2BD0103D" w14:textId="7A17C400" w:rsidR="00694485" w:rsidRDefault="00C55D89" w:rsidP="00204884">
      <w:pPr>
        <w:jc w:val="both"/>
        <w:rPr>
          <w:bCs/>
          <w:sz w:val="28"/>
          <w:szCs w:val="28"/>
          <w:lang w:val="es-US"/>
        </w:rPr>
      </w:pPr>
      <w:r>
        <w:rPr>
          <w:noProof/>
        </w:rPr>
        <mc:AlternateContent>
          <mc:Choice Requires="wps">
            <w:drawing>
              <wp:anchor distT="0" distB="0" distL="114300" distR="114300" simplePos="0" relativeHeight="251672576" behindDoc="1" locked="0" layoutInCell="1" allowOverlap="1" wp14:anchorId="7CC73FE3" wp14:editId="210CE7CE">
                <wp:simplePos x="0" y="0"/>
                <wp:positionH relativeFrom="column">
                  <wp:posOffset>120015</wp:posOffset>
                </wp:positionH>
                <wp:positionV relativeFrom="paragraph">
                  <wp:posOffset>2136775</wp:posOffset>
                </wp:positionV>
                <wp:extent cx="5363845" cy="635"/>
                <wp:effectExtent l="0" t="0" r="0" b="0"/>
                <wp:wrapTight wrapText="bothSides">
                  <wp:wrapPolygon edited="0">
                    <wp:start x="0" y="0"/>
                    <wp:lineTo x="0" y="21600"/>
                    <wp:lineTo x="21600" y="21600"/>
                    <wp:lineTo x="21600" y="0"/>
                  </wp:wrapPolygon>
                </wp:wrapTight>
                <wp:docPr id="409304195" name="Cuadro de texto 1"/>
                <wp:cNvGraphicFramePr/>
                <a:graphic xmlns:a="http://schemas.openxmlformats.org/drawingml/2006/main">
                  <a:graphicData uri="http://schemas.microsoft.com/office/word/2010/wordprocessingShape">
                    <wps:wsp>
                      <wps:cNvSpPr txBox="1"/>
                      <wps:spPr>
                        <a:xfrm>
                          <a:off x="0" y="0"/>
                          <a:ext cx="5363845" cy="635"/>
                        </a:xfrm>
                        <a:prstGeom prst="rect">
                          <a:avLst/>
                        </a:prstGeom>
                        <a:solidFill>
                          <a:prstClr val="white"/>
                        </a:solidFill>
                        <a:ln>
                          <a:noFill/>
                        </a:ln>
                      </wps:spPr>
                      <wps:txbx>
                        <w:txbxContent>
                          <w:p w14:paraId="4B1B3A50" w14:textId="3E21FEFF" w:rsidR="00C55D89" w:rsidRPr="001F31DB" w:rsidRDefault="00C55D89" w:rsidP="00C55D89">
                            <w:pPr>
                              <w:pStyle w:val="Descripcin"/>
                              <w:jc w:val="center"/>
                              <w:rPr>
                                <w:bCs/>
                                <w:sz w:val="28"/>
                                <w:szCs w:val="28"/>
                                <w:lang w:val="es-US"/>
                              </w:rPr>
                            </w:pPr>
                            <w:r>
                              <w:t xml:space="preserve">Ilustración </w:t>
                            </w:r>
                            <w:r>
                              <w:fldChar w:fldCharType="begin"/>
                            </w:r>
                            <w:r>
                              <w:instrText xml:space="preserve"> SEQ Ilustración \* ARABIC </w:instrText>
                            </w:r>
                            <w:r>
                              <w:fldChar w:fldCharType="separate"/>
                            </w:r>
                            <w:r w:rsidR="00032885">
                              <w:rPr>
                                <w:noProof/>
                              </w:rPr>
                              <w:t>3</w:t>
                            </w:r>
                            <w:r>
                              <w:fldChar w:fldCharType="end"/>
                            </w:r>
                            <w:r>
                              <w:t>: Escritura de comandos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C73FE3" id="_x0000_s1029" type="#_x0000_t202" style="position:absolute;left:0;text-align:left;margin-left:9.45pt;margin-top:168.25pt;width:422.3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" stroked="f">
                <v:textbox style="mso-fit-shape-to-text:t" inset="0,0,0,0">
                  <w:txbxContent>
                    <w:p w14:paraId="4B1B3A50" w14:textId="3E21FEFF" w:rsidR="00C55D89" w:rsidRPr="001F31DB" w:rsidRDefault="00C55D89" w:rsidP="00C55D89">
                      <w:pPr>
                        <w:pStyle w:val="Descripcin"/>
                        <w:jc w:val="center"/>
                        <w:rPr>
                          <w:bCs/>
                          <w:sz w:val="28"/>
                          <w:szCs w:val="28"/>
                          <w:lang w:val="es-US"/>
                        </w:rPr>
                      </w:pPr>
                      <w:r>
                        <w:t xml:space="preserve">Ilustración </w:t>
                      </w:r>
                      <w:r>
                        <w:fldChar w:fldCharType="begin"/>
                      </w:r>
                      <w:r>
                        <w:instrText xml:space="preserve"> SEQ Ilustración \* ARABIC </w:instrText>
                      </w:r>
                      <w:r>
                        <w:fldChar w:fldCharType="separate"/>
                      </w:r>
                      <w:r w:rsidR="00032885">
                        <w:rPr>
                          <w:noProof/>
                        </w:rPr>
                        <w:t>3</w:t>
                      </w:r>
                      <w:r>
                        <w:fldChar w:fldCharType="end"/>
                      </w:r>
                      <w:r>
                        <w:t>: Escritura de comandos</w:t>
                      </w:r>
                    </w:p>
                  </w:txbxContent>
                </v:textbox>
                <w10:wrap type="tight"/>
              </v:shape>
            </w:pict>
          </mc:Fallback>
        </mc:AlternateContent>
      </w:r>
      <w:r w:rsidR="00694485" w:rsidRPr="00694485">
        <w:rPr>
          <w:bCs/>
          <w:noProof/>
          <w:sz w:val="28"/>
          <w:szCs w:val="28"/>
          <w:lang w:val="es-US"/>
        </w:rPr>
        <w:drawing>
          <wp:anchor distT="0" distB="0" distL="114300" distR="114300" simplePos="0" relativeHeight="251660288" behindDoc="1" locked="0" layoutInCell="1" allowOverlap="1" wp14:anchorId="397DC961" wp14:editId="4AB323CC">
            <wp:simplePos x="0" y="0"/>
            <wp:positionH relativeFrom="margin">
              <wp:align>center</wp:align>
            </wp:positionH>
            <wp:positionV relativeFrom="paragraph">
              <wp:posOffset>975057</wp:posOffset>
            </wp:positionV>
            <wp:extent cx="5363845" cy="1104900"/>
            <wp:effectExtent l="0" t="0" r="8255" b="0"/>
            <wp:wrapTight wrapText="bothSides">
              <wp:wrapPolygon edited="0">
                <wp:start x="0" y="0"/>
                <wp:lineTo x="0" y="21228"/>
                <wp:lineTo x="21557" y="21228"/>
                <wp:lineTo x="21557" y="0"/>
                <wp:lineTo x="0" y="0"/>
              </wp:wrapPolygon>
            </wp:wrapTight>
            <wp:docPr id="1030162716" name="Imagen 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62716" name="Imagen 1" descr="Captura de pantalla de computadora&#10;&#10;Descripción generada automáticamente con confianza media"/>
                    <pic:cNvPicPr/>
                  </pic:nvPicPr>
                  <pic:blipFill>
                    <a:blip r:embed="rId11">
                      <a:extLst>
                        <a:ext uri="{28A0092B-C50C-407E-A947-70E740481C1C}">
                          <a14:useLocalDpi xmlns:a14="http://schemas.microsoft.com/office/drawing/2010/main" val="0"/>
                        </a:ext>
                      </a:extLst>
                    </a:blip>
                    <a:stretch>
                      <a:fillRect/>
                    </a:stretch>
                  </pic:blipFill>
                  <pic:spPr>
                    <a:xfrm>
                      <a:off x="0" y="0"/>
                      <a:ext cx="5363845" cy="1104900"/>
                    </a:xfrm>
                    <a:prstGeom prst="rect">
                      <a:avLst/>
                    </a:prstGeom>
                  </pic:spPr>
                </pic:pic>
              </a:graphicData>
            </a:graphic>
            <wp14:sizeRelH relativeFrom="margin">
              <wp14:pctWidth>0</wp14:pctWidth>
            </wp14:sizeRelH>
            <wp14:sizeRelV relativeFrom="margin">
              <wp14:pctHeight>0</wp14:pctHeight>
            </wp14:sizeRelV>
          </wp:anchor>
        </w:drawing>
      </w:r>
      <w:r w:rsidR="00694485">
        <w:rPr>
          <w:bCs/>
          <w:sz w:val="28"/>
          <w:szCs w:val="28"/>
          <w:lang w:val="es-US"/>
        </w:rPr>
        <w:t xml:space="preserve">Cada palabra que se encuentra entre comillas es el comando para poder acceder al subprograma. Aparte se deben escribir cada subprograma en MAYUSCULAS sin comillas en el apartado de </w:t>
      </w:r>
      <w:r w:rsidR="00694485" w:rsidRPr="00694485">
        <w:rPr>
          <w:bCs/>
          <w:sz w:val="26"/>
          <w:szCs w:val="26"/>
          <w:lang w:val="es-US"/>
        </w:rPr>
        <w:t>“</w:t>
      </w:r>
      <w:r w:rsidR="00694485" w:rsidRPr="00694485">
        <w:rPr>
          <w:bCs/>
          <w:i/>
          <w:iCs/>
          <w:sz w:val="26"/>
          <w:szCs w:val="26"/>
          <w:lang w:val="es-US"/>
        </w:rPr>
        <w:t>Dame una de las opciones: “</w:t>
      </w:r>
      <w:r w:rsidR="00694485" w:rsidRPr="00694485">
        <w:rPr>
          <w:bCs/>
          <w:sz w:val="26"/>
          <w:szCs w:val="26"/>
          <w:lang w:val="es-US"/>
        </w:rPr>
        <w:t>.</w:t>
      </w:r>
      <w:r w:rsidR="00694485">
        <w:rPr>
          <w:bCs/>
          <w:sz w:val="28"/>
          <w:szCs w:val="28"/>
          <w:lang w:val="es-US"/>
        </w:rPr>
        <w:t xml:space="preserve"> Sería algo así:</w:t>
      </w:r>
    </w:p>
    <w:p w14:paraId="1010E1DC" w14:textId="1FC0BD63" w:rsidR="00694485" w:rsidRDefault="00694485" w:rsidP="00204884">
      <w:pPr>
        <w:jc w:val="both"/>
        <w:rPr>
          <w:bCs/>
          <w:sz w:val="28"/>
          <w:szCs w:val="28"/>
          <w:lang w:val="es-US"/>
        </w:rPr>
      </w:pPr>
    </w:p>
    <w:p w14:paraId="5FA4FAD8" w14:textId="77777777" w:rsidR="00694485" w:rsidRDefault="00694485" w:rsidP="00204884">
      <w:pPr>
        <w:jc w:val="both"/>
        <w:rPr>
          <w:bCs/>
          <w:sz w:val="28"/>
          <w:szCs w:val="28"/>
          <w:lang w:val="es-US"/>
        </w:rPr>
      </w:pPr>
    </w:p>
    <w:p w14:paraId="41AB36F8" w14:textId="1CA6A1A5" w:rsidR="00694485" w:rsidRDefault="00694485" w:rsidP="00694485">
      <w:pPr>
        <w:jc w:val="both"/>
        <w:rPr>
          <w:bCs/>
          <w:sz w:val="28"/>
          <w:szCs w:val="28"/>
          <w:lang w:val="es-US"/>
        </w:rPr>
      </w:pPr>
      <w:r>
        <w:rPr>
          <w:bCs/>
          <w:sz w:val="28"/>
          <w:szCs w:val="28"/>
          <w:lang w:val="es-US"/>
        </w:rPr>
        <w:lastRenderedPageBreak/>
        <w:t xml:space="preserve">Así podrás probar cada uno de los subprogramas disponibles. </w:t>
      </w:r>
      <w:r w:rsidR="00C55D89">
        <w:rPr>
          <w:bCs/>
          <w:sz w:val="28"/>
          <w:szCs w:val="28"/>
          <w:lang w:val="es-US"/>
        </w:rPr>
        <w:t>En caso de que el programa principal no logre reconocer lo que escribiste, podrás volver a intentarlo escribiendo en el apartado “Quieres probar algun otro subprograma?</w:t>
      </w:r>
      <w:r>
        <w:rPr>
          <w:bCs/>
          <w:sz w:val="28"/>
          <w:szCs w:val="28"/>
          <w:lang w:val="es-US"/>
        </w:rPr>
        <w:t>” dos de las siguientes opciones:</w:t>
      </w:r>
    </w:p>
    <w:p w14:paraId="358A5B95" w14:textId="576022D6" w:rsidR="00694485" w:rsidRDefault="00694485" w:rsidP="00694485">
      <w:pPr>
        <w:pStyle w:val="Prrafodelista"/>
        <w:numPr>
          <w:ilvl w:val="0"/>
          <w:numId w:val="1"/>
        </w:numPr>
        <w:jc w:val="both"/>
        <w:rPr>
          <w:bCs/>
          <w:sz w:val="28"/>
          <w:szCs w:val="28"/>
          <w:lang w:val="es-US"/>
        </w:rPr>
      </w:pPr>
      <w:r>
        <w:rPr>
          <w:bCs/>
          <w:sz w:val="28"/>
          <w:szCs w:val="28"/>
          <w:lang w:val="es-US"/>
        </w:rPr>
        <w:t>“s” -&gt; Sí</w:t>
      </w:r>
    </w:p>
    <w:p w14:paraId="18A5E2E3" w14:textId="5C0418E2" w:rsidR="00694485" w:rsidRPr="00694485" w:rsidRDefault="00C55D89" w:rsidP="00694485">
      <w:pPr>
        <w:pStyle w:val="Prrafodelista"/>
        <w:numPr>
          <w:ilvl w:val="0"/>
          <w:numId w:val="1"/>
        </w:numPr>
        <w:jc w:val="both"/>
        <w:rPr>
          <w:bCs/>
          <w:sz w:val="28"/>
          <w:szCs w:val="28"/>
          <w:lang w:val="es-US"/>
        </w:rPr>
      </w:pPr>
      <w:r>
        <w:rPr>
          <w:noProof/>
        </w:rPr>
        <mc:AlternateContent>
          <mc:Choice Requires="wps">
            <w:drawing>
              <wp:anchor distT="0" distB="0" distL="114300" distR="114300" simplePos="0" relativeHeight="251674624" behindDoc="1" locked="0" layoutInCell="1" allowOverlap="1" wp14:anchorId="243B7410" wp14:editId="1A12EEC0">
                <wp:simplePos x="0" y="0"/>
                <wp:positionH relativeFrom="column">
                  <wp:posOffset>158115</wp:posOffset>
                </wp:positionH>
                <wp:positionV relativeFrom="paragraph">
                  <wp:posOffset>1898015</wp:posOffset>
                </wp:positionV>
                <wp:extent cx="5295265" cy="635"/>
                <wp:effectExtent l="0" t="0" r="0" b="0"/>
                <wp:wrapTight wrapText="bothSides">
                  <wp:wrapPolygon edited="0">
                    <wp:start x="0" y="0"/>
                    <wp:lineTo x="0" y="21600"/>
                    <wp:lineTo x="21600" y="21600"/>
                    <wp:lineTo x="21600" y="0"/>
                  </wp:wrapPolygon>
                </wp:wrapTight>
                <wp:docPr id="236171917" name="Cuadro de texto 1"/>
                <wp:cNvGraphicFramePr/>
                <a:graphic xmlns:a="http://schemas.openxmlformats.org/drawingml/2006/main">
                  <a:graphicData uri="http://schemas.microsoft.com/office/word/2010/wordprocessingShape">
                    <wps:wsp>
                      <wps:cNvSpPr txBox="1"/>
                      <wps:spPr>
                        <a:xfrm>
                          <a:off x="0" y="0"/>
                          <a:ext cx="5295265" cy="635"/>
                        </a:xfrm>
                        <a:prstGeom prst="rect">
                          <a:avLst/>
                        </a:prstGeom>
                        <a:solidFill>
                          <a:prstClr val="white"/>
                        </a:solidFill>
                        <a:ln>
                          <a:noFill/>
                        </a:ln>
                      </wps:spPr>
                      <wps:txbx>
                        <w:txbxContent>
                          <w:p w14:paraId="09690FF0" w14:textId="3A03C4DA" w:rsidR="00C55D89" w:rsidRPr="00083DFA" w:rsidRDefault="00C55D89" w:rsidP="00C55D89">
                            <w:pPr>
                              <w:pStyle w:val="Descripcin"/>
                              <w:jc w:val="center"/>
                              <w:rPr>
                                <w:bCs/>
                                <w:sz w:val="28"/>
                                <w:szCs w:val="28"/>
                                <w:lang w:val="es-US"/>
                              </w:rPr>
                            </w:pPr>
                            <w:r>
                              <w:t xml:space="preserve">Ilustración </w:t>
                            </w:r>
                            <w:r>
                              <w:fldChar w:fldCharType="begin"/>
                            </w:r>
                            <w:r>
                              <w:instrText xml:space="preserve"> SEQ Ilustración \* ARABIC </w:instrText>
                            </w:r>
                            <w:r>
                              <w:fldChar w:fldCharType="separate"/>
                            </w:r>
                            <w:r w:rsidR="00032885">
                              <w:rPr>
                                <w:noProof/>
                              </w:rPr>
                              <w:t>4</w:t>
                            </w:r>
                            <w:r>
                              <w:fldChar w:fldCharType="end"/>
                            </w:r>
                            <w:r>
                              <w:t>: Comando no reconocido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B7410" id="_x0000_s1030" type="#_x0000_t202" style="position:absolute;left:0;text-align:left;margin-left:12.45pt;margin-top:149.45pt;width:416.9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" stroked="f">
                <v:textbox style="mso-fit-shape-to-text:t" inset="0,0,0,0">
                  <w:txbxContent>
                    <w:p w14:paraId="09690FF0" w14:textId="3A03C4DA" w:rsidR="00C55D89" w:rsidRPr="00083DFA" w:rsidRDefault="00C55D89" w:rsidP="00C55D89">
                      <w:pPr>
                        <w:pStyle w:val="Descripcin"/>
                        <w:jc w:val="center"/>
                        <w:rPr>
                          <w:bCs/>
                          <w:sz w:val="28"/>
                          <w:szCs w:val="28"/>
                          <w:lang w:val="es-US"/>
                        </w:rPr>
                      </w:pPr>
                      <w:r>
                        <w:t xml:space="preserve">Ilustración </w:t>
                      </w:r>
                      <w:r>
                        <w:fldChar w:fldCharType="begin"/>
                      </w:r>
                      <w:r>
                        <w:instrText xml:space="preserve"> SEQ Ilustración \* ARABIC </w:instrText>
                      </w:r>
                      <w:r>
                        <w:fldChar w:fldCharType="separate"/>
                      </w:r>
                      <w:r w:rsidR="00032885">
                        <w:rPr>
                          <w:noProof/>
                        </w:rPr>
                        <w:t>4</w:t>
                      </w:r>
                      <w:r>
                        <w:fldChar w:fldCharType="end"/>
                      </w:r>
                      <w:r>
                        <w:t>: Comando no reconocido</w:t>
                      </w:r>
                    </w:p>
                  </w:txbxContent>
                </v:textbox>
                <w10:wrap type="tight"/>
              </v:shape>
            </w:pict>
          </mc:Fallback>
        </mc:AlternateContent>
      </w:r>
      <w:r w:rsidR="00694485" w:rsidRPr="00694485">
        <w:rPr>
          <w:bCs/>
          <w:noProof/>
          <w:sz w:val="28"/>
          <w:szCs w:val="28"/>
          <w:lang w:val="es-US"/>
        </w:rPr>
        <w:drawing>
          <wp:anchor distT="0" distB="0" distL="114300" distR="114300" simplePos="0" relativeHeight="251661312" behindDoc="1" locked="0" layoutInCell="1" allowOverlap="1" wp14:anchorId="6F3FB8A7" wp14:editId="190B28B4">
            <wp:simplePos x="0" y="0"/>
            <wp:positionH relativeFrom="margin">
              <wp:align>center</wp:align>
            </wp:positionH>
            <wp:positionV relativeFrom="paragraph">
              <wp:posOffset>346710</wp:posOffset>
            </wp:positionV>
            <wp:extent cx="5295265" cy="1494155"/>
            <wp:effectExtent l="0" t="0" r="635" b="0"/>
            <wp:wrapTight wrapText="bothSides">
              <wp:wrapPolygon edited="0">
                <wp:start x="0" y="0"/>
                <wp:lineTo x="0" y="21205"/>
                <wp:lineTo x="21525" y="21205"/>
                <wp:lineTo x="21525" y="0"/>
                <wp:lineTo x="0" y="0"/>
              </wp:wrapPolygon>
            </wp:wrapTight>
            <wp:docPr id="70602596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25967" name="Imagen 1"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295265" cy="1494155"/>
                    </a:xfrm>
                    <a:prstGeom prst="rect">
                      <a:avLst/>
                    </a:prstGeom>
                  </pic:spPr>
                </pic:pic>
              </a:graphicData>
            </a:graphic>
          </wp:anchor>
        </w:drawing>
      </w:r>
      <w:r w:rsidR="00694485">
        <w:rPr>
          <w:bCs/>
          <w:sz w:val="28"/>
          <w:szCs w:val="28"/>
          <w:lang w:val="es-US"/>
        </w:rPr>
        <w:t>“n” -&gt; No</w:t>
      </w:r>
    </w:p>
    <w:p w14:paraId="1BE4CAE4" w14:textId="233DE2F1" w:rsidR="00694485" w:rsidRDefault="00694485" w:rsidP="00204884">
      <w:pPr>
        <w:jc w:val="both"/>
        <w:rPr>
          <w:bCs/>
          <w:sz w:val="28"/>
          <w:szCs w:val="28"/>
          <w:lang w:val="es-US"/>
        </w:rPr>
      </w:pPr>
    </w:p>
    <w:p w14:paraId="3914459B" w14:textId="225F714A" w:rsidR="00694485" w:rsidRDefault="00C55D89" w:rsidP="00204884">
      <w:pPr>
        <w:jc w:val="both"/>
        <w:rPr>
          <w:bCs/>
          <w:sz w:val="28"/>
          <w:szCs w:val="28"/>
          <w:lang w:val="es-US"/>
        </w:rPr>
      </w:pPr>
      <w:r>
        <w:rPr>
          <w:noProof/>
        </w:rPr>
        <mc:AlternateContent>
          <mc:Choice Requires="wps">
            <w:drawing>
              <wp:anchor distT="0" distB="0" distL="114300" distR="114300" simplePos="0" relativeHeight="251666432" behindDoc="1" locked="0" layoutInCell="1" allowOverlap="1" wp14:anchorId="4289D629" wp14:editId="37F5AEE7">
                <wp:simplePos x="0" y="0"/>
                <wp:positionH relativeFrom="column">
                  <wp:posOffset>339090</wp:posOffset>
                </wp:positionH>
                <wp:positionV relativeFrom="paragraph">
                  <wp:posOffset>2594610</wp:posOffset>
                </wp:positionV>
                <wp:extent cx="4929505" cy="635"/>
                <wp:effectExtent l="0" t="0" r="0" b="0"/>
                <wp:wrapTight wrapText="bothSides">
                  <wp:wrapPolygon edited="0">
                    <wp:start x="0" y="0"/>
                    <wp:lineTo x="0" y="21600"/>
                    <wp:lineTo x="21600" y="21600"/>
                    <wp:lineTo x="21600" y="0"/>
                  </wp:wrapPolygon>
                </wp:wrapTight>
                <wp:docPr id="12256009" name="Cuadro de texto 1"/>
                <wp:cNvGraphicFramePr/>
                <a:graphic xmlns:a="http://schemas.openxmlformats.org/drawingml/2006/main">
                  <a:graphicData uri="http://schemas.microsoft.com/office/word/2010/wordprocessingShape">
                    <wps:wsp>
                      <wps:cNvSpPr txBox="1"/>
                      <wps:spPr>
                        <a:xfrm>
                          <a:off x="0" y="0"/>
                          <a:ext cx="4929505" cy="635"/>
                        </a:xfrm>
                        <a:prstGeom prst="rect">
                          <a:avLst/>
                        </a:prstGeom>
                        <a:solidFill>
                          <a:prstClr val="white"/>
                        </a:solidFill>
                        <a:ln>
                          <a:noFill/>
                        </a:ln>
                      </wps:spPr>
                      <wps:txbx>
                        <w:txbxContent>
                          <w:p w14:paraId="47EE90D4" w14:textId="17158D42" w:rsidR="00C55D89" w:rsidRPr="00AC1F64" w:rsidRDefault="00C55D89" w:rsidP="00C55D89">
                            <w:pPr>
                              <w:pStyle w:val="Descripcin"/>
                              <w:jc w:val="center"/>
                              <w:rPr>
                                <w:bCs/>
                                <w:sz w:val="28"/>
                                <w:szCs w:val="28"/>
                                <w:lang w:val="es-US"/>
                              </w:rPr>
                            </w:pPr>
                            <w:r>
                              <w:t xml:space="preserve">Ilustración </w:t>
                            </w:r>
                            <w:r>
                              <w:fldChar w:fldCharType="begin"/>
                            </w:r>
                            <w:r>
                              <w:instrText xml:space="preserve"> SEQ Ilustración \* ARABIC </w:instrText>
                            </w:r>
                            <w:r>
                              <w:fldChar w:fldCharType="separate"/>
                            </w:r>
                            <w:r w:rsidR="00032885">
                              <w:rPr>
                                <w:noProof/>
                              </w:rPr>
                              <w:t>5</w:t>
                            </w:r>
                            <w:r>
                              <w:fldChar w:fldCharType="end"/>
                            </w:r>
                            <w:r>
                              <w:t>: Opción "s'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89D629" id="_x0000_s1031" type="#_x0000_t202" style="position:absolute;left:0;text-align:left;margin-left:26.7pt;margin-top:204.3pt;width:388.1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" stroked="f">
                <v:textbox style="mso-fit-shape-to-text:t" inset="0,0,0,0">
                  <w:txbxContent>
                    <w:p w14:paraId="47EE90D4" w14:textId="17158D42" w:rsidR="00C55D89" w:rsidRPr="00AC1F64" w:rsidRDefault="00C55D89" w:rsidP="00C55D89">
                      <w:pPr>
                        <w:pStyle w:val="Descripcin"/>
                        <w:jc w:val="center"/>
                        <w:rPr>
                          <w:bCs/>
                          <w:sz w:val="28"/>
                          <w:szCs w:val="28"/>
                          <w:lang w:val="es-US"/>
                        </w:rPr>
                      </w:pPr>
                      <w:r>
                        <w:t xml:space="preserve">Ilustración </w:t>
                      </w:r>
                      <w:r>
                        <w:fldChar w:fldCharType="begin"/>
                      </w:r>
                      <w:r>
                        <w:instrText xml:space="preserve"> SEQ Ilustración \* ARABIC </w:instrText>
                      </w:r>
                      <w:r>
                        <w:fldChar w:fldCharType="separate"/>
                      </w:r>
                      <w:r w:rsidR="00032885">
                        <w:rPr>
                          <w:noProof/>
                        </w:rPr>
                        <w:t>5</w:t>
                      </w:r>
                      <w:r>
                        <w:fldChar w:fldCharType="end"/>
                      </w:r>
                      <w:r>
                        <w:t>: Opción "s'</w:t>
                      </w:r>
                    </w:p>
                  </w:txbxContent>
                </v:textbox>
                <w10:wrap type="tight"/>
              </v:shape>
            </w:pict>
          </mc:Fallback>
        </mc:AlternateContent>
      </w:r>
      <w:r w:rsidRPr="00C55D89">
        <w:rPr>
          <w:bCs/>
          <w:noProof/>
          <w:sz w:val="28"/>
          <w:szCs w:val="28"/>
          <w:lang w:val="es-US"/>
        </w:rPr>
        <w:drawing>
          <wp:anchor distT="0" distB="0" distL="114300" distR="114300" simplePos="0" relativeHeight="251663360" behindDoc="1" locked="0" layoutInCell="1" allowOverlap="1" wp14:anchorId="0F614B6F" wp14:editId="3C2E8DA0">
            <wp:simplePos x="0" y="0"/>
            <wp:positionH relativeFrom="margin">
              <wp:align>center</wp:align>
            </wp:positionH>
            <wp:positionV relativeFrom="paragraph">
              <wp:posOffset>963847</wp:posOffset>
            </wp:positionV>
            <wp:extent cx="4929505" cy="1574165"/>
            <wp:effectExtent l="0" t="0" r="4445" b="6985"/>
            <wp:wrapTight wrapText="bothSides">
              <wp:wrapPolygon edited="0">
                <wp:start x="0" y="0"/>
                <wp:lineTo x="0" y="21434"/>
                <wp:lineTo x="21536" y="21434"/>
                <wp:lineTo x="21536" y="0"/>
                <wp:lineTo x="0" y="0"/>
              </wp:wrapPolygon>
            </wp:wrapTight>
            <wp:docPr id="85596292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62921" name="Imagen 1" descr="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929505" cy="1574165"/>
                    </a:xfrm>
                    <a:prstGeom prst="rect">
                      <a:avLst/>
                    </a:prstGeom>
                  </pic:spPr>
                </pic:pic>
              </a:graphicData>
            </a:graphic>
            <wp14:sizeRelH relativeFrom="margin">
              <wp14:pctWidth>0</wp14:pctWidth>
            </wp14:sizeRelH>
            <wp14:sizeRelV relativeFrom="margin">
              <wp14:pctHeight>0</wp14:pctHeight>
            </wp14:sizeRelV>
          </wp:anchor>
        </w:drawing>
      </w:r>
      <w:r w:rsidR="00694485">
        <w:rPr>
          <w:bCs/>
          <w:sz w:val="28"/>
          <w:szCs w:val="28"/>
          <w:lang w:val="es-US"/>
        </w:rPr>
        <w:t>Si se escribe “s” se podra volver a intentar escribir algun comando de un subprograma en específico. De lo contrario, si se escribe “n”, el programa se terminará, y para poder cerrarlo por completo, solo tendras que presionar alguna otra tecla.</w:t>
      </w:r>
    </w:p>
    <w:p w14:paraId="72AAB453" w14:textId="0011B694" w:rsidR="00C55D89" w:rsidRDefault="00C55D89" w:rsidP="00204884">
      <w:pPr>
        <w:jc w:val="both"/>
        <w:rPr>
          <w:bCs/>
          <w:sz w:val="28"/>
          <w:szCs w:val="28"/>
          <w:lang w:val="es-US"/>
        </w:rPr>
      </w:pPr>
    </w:p>
    <w:p w14:paraId="2F2577E6" w14:textId="77777777" w:rsidR="00694485" w:rsidRDefault="00694485" w:rsidP="00204884">
      <w:pPr>
        <w:jc w:val="both"/>
        <w:rPr>
          <w:bCs/>
          <w:sz w:val="28"/>
          <w:szCs w:val="28"/>
          <w:lang w:val="es-US"/>
        </w:rPr>
      </w:pPr>
    </w:p>
    <w:p w14:paraId="1E96CA1D" w14:textId="77777777" w:rsidR="00C55D89" w:rsidRDefault="00C55D89" w:rsidP="00204884">
      <w:pPr>
        <w:jc w:val="both"/>
        <w:rPr>
          <w:bCs/>
          <w:sz w:val="28"/>
          <w:szCs w:val="28"/>
          <w:lang w:val="es-US"/>
        </w:rPr>
      </w:pPr>
    </w:p>
    <w:p w14:paraId="6E4286A9" w14:textId="77777777" w:rsidR="00C55D89" w:rsidRDefault="00C55D89" w:rsidP="00204884">
      <w:pPr>
        <w:jc w:val="both"/>
        <w:rPr>
          <w:bCs/>
          <w:sz w:val="28"/>
          <w:szCs w:val="28"/>
          <w:lang w:val="es-US"/>
        </w:rPr>
      </w:pPr>
    </w:p>
    <w:p w14:paraId="4E7D3F81" w14:textId="4BC7CACF" w:rsidR="00C55D89" w:rsidRDefault="00C55D89" w:rsidP="00204884">
      <w:pPr>
        <w:jc w:val="both"/>
        <w:rPr>
          <w:bCs/>
          <w:sz w:val="28"/>
          <w:szCs w:val="28"/>
          <w:lang w:val="es-US"/>
        </w:rPr>
      </w:pPr>
      <w:r>
        <w:rPr>
          <w:noProof/>
        </w:rPr>
        <mc:AlternateContent>
          <mc:Choice Requires="wps">
            <w:drawing>
              <wp:anchor distT="0" distB="0" distL="114300" distR="114300" simplePos="0" relativeHeight="251676672" behindDoc="1" locked="0" layoutInCell="1" allowOverlap="1" wp14:anchorId="70B20768" wp14:editId="7EACF1DE">
                <wp:simplePos x="0" y="0"/>
                <wp:positionH relativeFrom="margin">
                  <wp:align>center</wp:align>
                </wp:positionH>
                <wp:positionV relativeFrom="paragraph">
                  <wp:posOffset>1947683</wp:posOffset>
                </wp:positionV>
                <wp:extent cx="5024755" cy="635"/>
                <wp:effectExtent l="0" t="0" r="4445" b="0"/>
                <wp:wrapNone/>
                <wp:docPr id="1228847453" name="Cuadro de texto 1"/>
                <wp:cNvGraphicFramePr/>
                <a:graphic xmlns:a="http://schemas.openxmlformats.org/drawingml/2006/main">
                  <a:graphicData uri="http://schemas.microsoft.com/office/word/2010/wordprocessingShape">
                    <wps:wsp>
                      <wps:cNvSpPr txBox="1"/>
                      <wps:spPr>
                        <a:xfrm>
                          <a:off x="0" y="0"/>
                          <a:ext cx="5024755" cy="635"/>
                        </a:xfrm>
                        <a:prstGeom prst="rect">
                          <a:avLst/>
                        </a:prstGeom>
                        <a:solidFill>
                          <a:prstClr val="white"/>
                        </a:solidFill>
                        <a:ln>
                          <a:noFill/>
                        </a:ln>
                      </wps:spPr>
                      <wps:txbx>
                        <w:txbxContent>
                          <w:p w14:paraId="284808B3" w14:textId="409432C0" w:rsidR="00C55D89" w:rsidRPr="00362486" w:rsidRDefault="00C55D89" w:rsidP="00C55D89">
                            <w:pPr>
                              <w:pStyle w:val="Descripcin"/>
                              <w:jc w:val="center"/>
                              <w:rPr>
                                <w:bCs/>
                                <w:sz w:val="28"/>
                                <w:szCs w:val="28"/>
                                <w:lang w:val="es-US"/>
                              </w:rPr>
                            </w:pPr>
                            <w:r>
                              <w:t xml:space="preserve">Ilustración </w:t>
                            </w:r>
                            <w:r>
                              <w:fldChar w:fldCharType="begin"/>
                            </w:r>
                            <w:r>
                              <w:instrText xml:space="preserve"> SEQ Ilustración \* ARABIC </w:instrText>
                            </w:r>
                            <w:r>
                              <w:fldChar w:fldCharType="separate"/>
                            </w:r>
                            <w:r w:rsidR="00032885">
                              <w:rPr>
                                <w:noProof/>
                              </w:rPr>
                              <w:t>6</w:t>
                            </w:r>
                            <w:r>
                              <w:fldChar w:fldCharType="end"/>
                            </w:r>
                            <w:r>
                              <w:t>: Opción "n"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B20768" id="_x0000_s1032" type="#_x0000_t202" style="position:absolute;left:0;text-align:left;margin-left:0;margin-top:153.35pt;width:395.65pt;height:.05pt;z-index:-2516398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" stroked="f">
                <v:textbox style="mso-fit-shape-to-text:t" inset="0,0,0,0">
                  <w:txbxContent>
                    <w:p w14:paraId="284808B3" w14:textId="409432C0" w:rsidR="00C55D89" w:rsidRPr="00362486" w:rsidRDefault="00C55D89" w:rsidP="00C55D89">
                      <w:pPr>
                        <w:pStyle w:val="Descripcin"/>
                        <w:jc w:val="center"/>
                        <w:rPr>
                          <w:bCs/>
                          <w:sz w:val="28"/>
                          <w:szCs w:val="28"/>
                          <w:lang w:val="es-US"/>
                        </w:rPr>
                      </w:pPr>
                      <w:r>
                        <w:t xml:space="preserve">Ilustración </w:t>
                      </w:r>
                      <w:r>
                        <w:fldChar w:fldCharType="begin"/>
                      </w:r>
                      <w:r>
                        <w:instrText xml:space="preserve"> SEQ Ilustración \* ARABIC </w:instrText>
                      </w:r>
                      <w:r>
                        <w:fldChar w:fldCharType="separate"/>
                      </w:r>
                      <w:r w:rsidR="00032885">
                        <w:rPr>
                          <w:noProof/>
                        </w:rPr>
                        <w:t>6</w:t>
                      </w:r>
                      <w:r>
                        <w:fldChar w:fldCharType="end"/>
                      </w:r>
                      <w:r>
                        <w:t>: Opción "n"</w:t>
                      </w:r>
                    </w:p>
                  </w:txbxContent>
                </v:textbox>
                <w10:wrap anchorx="margin"/>
              </v:shape>
            </w:pict>
          </mc:Fallback>
        </mc:AlternateContent>
      </w:r>
      <w:r w:rsidRPr="00C55D89">
        <w:rPr>
          <w:bCs/>
          <w:noProof/>
          <w:sz w:val="28"/>
          <w:szCs w:val="28"/>
          <w:lang w:val="es-US"/>
        </w:rPr>
        <w:drawing>
          <wp:anchor distT="0" distB="0" distL="114300" distR="114300" simplePos="0" relativeHeight="251664384" behindDoc="1" locked="0" layoutInCell="1" allowOverlap="1" wp14:anchorId="5838F6B5" wp14:editId="40DCD01A">
            <wp:simplePos x="0" y="0"/>
            <wp:positionH relativeFrom="margin">
              <wp:align>center</wp:align>
            </wp:positionH>
            <wp:positionV relativeFrom="paragraph">
              <wp:posOffset>641267</wp:posOffset>
            </wp:positionV>
            <wp:extent cx="5024755" cy="1462405"/>
            <wp:effectExtent l="0" t="0" r="4445" b="4445"/>
            <wp:wrapTight wrapText="bothSides">
              <wp:wrapPolygon edited="0">
                <wp:start x="0" y="0"/>
                <wp:lineTo x="0" y="21384"/>
                <wp:lineTo x="21537" y="21384"/>
                <wp:lineTo x="21537" y="0"/>
                <wp:lineTo x="0" y="0"/>
              </wp:wrapPolygon>
            </wp:wrapTight>
            <wp:docPr id="14618899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89923" name="Imagen 1" descr="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024755" cy="1462405"/>
                    </a:xfrm>
                    <a:prstGeom prst="rect">
                      <a:avLst/>
                    </a:prstGeom>
                  </pic:spPr>
                </pic:pic>
              </a:graphicData>
            </a:graphic>
            <wp14:sizeRelH relativeFrom="margin">
              <wp14:pctWidth>0</wp14:pctWidth>
            </wp14:sizeRelH>
            <wp14:sizeRelV relativeFrom="margin">
              <wp14:pctHeight>0</wp14:pctHeight>
            </wp14:sizeRelV>
          </wp:anchor>
        </w:drawing>
      </w:r>
    </w:p>
    <w:p w14:paraId="774FF398" w14:textId="584B4C85" w:rsidR="00694485" w:rsidRDefault="00C55D89" w:rsidP="00204884">
      <w:pPr>
        <w:jc w:val="both"/>
        <w:rPr>
          <w:bCs/>
          <w:sz w:val="28"/>
          <w:szCs w:val="28"/>
          <w:lang w:val="es-US"/>
        </w:rPr>
      </w:pPr>
      <w:r>
        <w:rPr>
          <w:noProof/>
        </w:rPr>
        <w:lastRenderedPageBreak/>
        <mc:AlternateContent>
          <mc:Choice Requires="wps">
            <w:drawing>
              <wp:anchor distT="0" distB="0" distL="114300" distR="114300" simplePos="0" relativeHeight="251678720" behindDoc="1" locked="0" layoutInCell="1" allowOverlap="1" wp14:anchorId="5BC37CBB" wp14:editId="7F3BFC54">
                <wp:simplePos x="0" y="0"/>
                <wp:positionH relativeFrom="column">
                  <wp:posOffset>213995</wp:posOffset>
                </wp:positionH>
                <wp:positionV relativeFrom="paragraph">
                  <wp:posOffset>2148205</wp:posOffset>
                </wp:positionV>
                <wp:extent cx="5184140" cy="635"/>
                <wp:effectExtent l="0" t="0" r="0" b="0"/>
                <wp:wrapTight wrapText="bothSides">
                  <wp:wrapPolygon edited="0">
                    <wp:start x="0" y="0"/>
                    <wp:lineTo x="0" y="21600"/>
                    <wp:lineTo x="21600" y="21600"/>
                    <wp:lineTo x="21600" y="0"/>
                  </wp:wrapPolygon>
                </wp:wrapTight>
                <wp:docPr id="1583521994" name="Cuadro de texto 1"/>
                <wp:cNvGraphicFramePr/>
                <a:graphic xmlns:a="http://schemas.openxmlformats.org/drawingml/2006/main">
                  <a:graphicData uri="http://schemas.microsoft.com/office/word/2010/wordprocessingShape">
                    <wps:wsp>
                      <wps:cNvSpPr txBox="1"/>
                      <wps:spPr>
                        <a:xfrm>
                          <a:off x="0" y="0"/>
                          <a:ext cx="5184140" cy="635"/>
                        </a:xfrm>
                        <a:prstGeom prst="rect">
                          <a:avLst/>
                        </a:prstGeom>
                        <a:solidFill>
                          <a:prstClr val="white"/>
                        </a:solidFill>
                        <a:ln>
                          <a:noFill/>
                        </a:ln>
                      </wps:spPr>
                      <wps:txbx>
                        <w:txbxContent>
                          <w:p w14:paraId="2F9B7C25" w14:textId="48A7F634" w:rsidR="00C55D89" w:rsidRPr="00CE4C40" w:rsidRDefault="00C55D89" w:rsidP="00C55D89">
                            <w:pPr>
                              <w:pStyle w:val="Descripcin"/>
                              <w:jc w:val="center"/>
                              <w:rPr>
                                <w:bCs/>
                                <w:sz w:val="28"/>
                                <w:szCs w:val="28"/>
                                <w:lang w:val="es-US"/>
                              </w:rPr>
                            </w:pPr>
                            <w:r>
                              <w:t xml:space="preserve">Ilustración </w:t>
                            </w:r>
                            <w:r>
                              <w:fldChar w:fldCharType="begin"/>
                            </w:r>
                            <w:r>
                              <w:instrText xml:space="preserve"> SEQ Ilustración \* ARABIC </w:instrText>
                            </w:r>
                            <w:r>
                              <w:fldChar w:fldCharType="separate"/>
                            </w:r>
                            <w:r w:rsidR="00032885">
                              <w:rPr>
                                <w:noProof/>
                              </w:rPr>
                              <w:t>7</w:t>
                            </w:r>
                            <w:r>
                              <w:fldChar w:fldCharType="end"/>
                            </w:r>
                            <w:r>
                              <w:t>: Opción no reconocida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C37CBB" id="_x0000_s1033" type="#_x0000_t202" style="position:absolute;left:0;text-align:left;margin-left:16.85pt;margin-top:169.15pt;width:408.2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x5GQIAAD8EAAAOAAAAZHJzL2Uyb0RvYy54bWysU01v2zAMvQ/YfxB0X5x0bVE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" stroked="f">
                <v:textbox style="mso-fit-shape-to-text:t" inset="0,0,0,0">
                  <w:txbxContent>
                    <w:p w14:paraId="2F9B7C25" w14:textId="48A7F634" w:rsidR="00C55D89" w:rsidRPr="00CE4C40" w:rsidRDefault="00C55D89" w:rsidP="00C55D89">
                      <w:pPr>
                        <w:pStyle w:val="Descripcin"/>
                        <w:jc w:val="center"/>
                        <w:rPr>
                          <w:bCs/>
                          <w:sz w:val="28"/>
                          <w:szCs w:val="28"/>
                          <w:lang w:val="es-US"/>
                        </w:rPr>
                      </w:pPr>
                      <w:r>
                        <w:t xml:space="preserve">Ilustración </w:t>
                      </w:r>
                      <w:r>
                        <w:fldChar w:fldCharType="begin"/>
                      </w:r>
                      <w:r>
                        <w:instrText xml:space="preserve"> SEQ Ilustración \* ARABIC </w:instrText>
                      </w:r>
                      <w:r>
                        <w:fldChar w:fldCharType="separate"/>
                      </w:r>
                      <w:r w:rsidR="00032885">
                        <w:rPr>
                          <w:noProof/>
                        </w:rPr>
                        <w:t>7</w:t>
                      </w:r>
                      <w:r>
                        <w:fldChar w:fldCharType="end"/>
                      </w:r>
                      <w:r>
                        <w:t>: Opción no reconocida</w:t>
                      </w:r>
                    </w:p>
                  </w:txbxContent>
                </v:textbox>
                <w10:wrap type="tight"/>
              </v:shape>
            </w:pict>
          </mc:Fallback>
        </mc:AlternateContent>
      </w:r>
      <w:r w:rsidRPr="00C55D89">
        <w:rPr>
          <w:bCs/>
          <w:noProof/>
          <w:sz w:val="28"/>
          <w:szCs w:val="28"/>
          <w:lang w:val="es-US"/>
        </w:rPr>
        <w:drawing>
          <wp:anchor distT="0" distB="0" distL="114300" distR="114300" simplePos="0" relativeHeight="251662336" behindDoc="1" locked="0" layoutInCell="1" allowOverlap="1" wp14:anchorId="4DA51111" wp14:editId="1C989647">
            <wp:simplePos x="0" y="0"/>
            <wp:positionH relativeFrom="margin">
              <wp:align>center</wp:align>
            </wp:positionH>
            <wp:positionV relativeFrom="paragraph">
              <wp:posOffset>551787</wp:posOffset>
            </wp:positionV>
            <wp:extent cx="5184140" cy="1539875"/>
            <wp:effectExtent l="0" t="0" r="0" b="3175"/>
            <wp:wrapTight wrapText="bothSides">
              <wp:wrapPolygon edited="0">
                <wp:start x="0" y="0"/>
                <wp:lineTo x="0" y="21377"/>
                <wp:lineTo x="21510" y="21377"/>
                <wp:lineTo x="21510" y="0"/>
                <wp:lineTo x="0" y="0"/>
              </wp:wrapPolygon>
            </wp:wrapTight>
            <wp:docPr id="66933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304" name="Imagen 1" descr="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184140" cy="1539875"/>
                    </a:xfrm>
                    <a:prstGeom prst="rect">
                      <a:avLst/>
                    </a:prstGeom>
                  </pic:spPr>
                </pic:pic>
              </a:graphicData>
            </a:graphic>
            <wp14:sizeRelH relativeFrom="margin">
              <wp14:pctWidth>0</wp14:pctWidth>
            </wp14:sizeRelH>
            <wp14:sizeRelV relativeFrom="margin">
              <wp14:pctHeight>0</wp14:pctHeight>
            </wp14:sizeRelV>
          </wp:anchor>
        </w:drawing>
      </w:r>
      <w:r w:rsidR="00694485">
        <w:rPr>
          <w:bCs/>
          <w:sz w:val="28"/>
          <w:szCs w:val="28"/>
          <w:lang w:val="es-US"/>
        </w:rPr>
        <w:t>Si se escribe cualquier otra cosa que no sea “s” o “n”, directamente se cerrará el programa terminando con su ejecución.</w:t>
      </w:r>
    </w:p>
    <w:p w14:paraId="2D888383" w14:textId="77777777" w:rsidR="00C55D89" w:rsidRDefault="00C55D89" w:rsidP="00204884">
      <w:pPr>
        <w:jc w:val="both"/>
        <w:rPr>
          <w:bCs/>
          <w:sz w:val="28"/>
          <w:szCs w:val="28"/>
          <w:lang w:val="es-US"/>
        </w:rPr>
      </w:pPr>
    </w:p>
    <w:p w14:paraId="0BDB911D" w14:textId="0CC465E0" w:rsidR="00C55D89" w:rsidRDefault="00C55D89" w:rsidP="00204884">
      <w:pPr>
        <w:jc w:val="both"/>
        <w:rPr>
          <w:bCs/>
          <w:sz w:val="28"/>
          <w:szCs w:val="28"/>
          <w:lang w:val="es-US"/>
        </w:rPr>
      </w:pPr>
      <w:r>
        <w:rPr>
          <w:noProof/>
        </w:rPr>
        <mc:AlternateContent>
          <mc:Choice Requires="wps">
            <w:drawing>
              <wp:anchor distT="0" distB="0" distL="114300" distR="114300" simplePos="0" relativeHeight="251681792" behindDoc="1" locked="0" layoutInCell="1" allowOverlap="1" wp14:anchorId="65850309" wp14:editId="279FCC9F">
                <wp:simplePos x="0" y="0"/>
                <wp:positionH relativeFrom="column">
                  <wp:posOffset>215265</wp:posOffset>
                </wp:positionH>
                <wp:positionV relativeFrom="paragraph">
                  <wp:posOffset>2371725</wp:posOffset>
                </wp:positionV>
                <wp:extent cx="5181600" cy="635"/>
                <wp:effectExtent l="0" t="0" r="0" b="0"/>
                <wp:wrapTight wrapText="bothSides">
                  <wp:wrapPolygon edited="0">
                    <wp:start x="0" y="0"/>
                    <wp:lineTo x="0" y="21600"/>
                    <wp:lineTo x="21600" y="21600"/>
                    <wp:lineTo x="21600" y="0"/>
                  </wp:wrapPolygon>
                </wp:wrapTight>
                <wp:docPr id="415494510" name="Cuadro de texto 1"/>
                <wp:cNvGraphicFramePr/>
                <a:graphic xmlns:a="http://schemas.openxmlformats.org/drawingml/2006/main">
                  <a:graphicData uri="http://schemas.microsoft.com/office/word/2010/wordprocessingShape">
                    <wps:wsp>
                      <wps:cNvSpPr txBox="1"/>
                      <wps:spPr>
                        <a:xfrm>
                          <a:off x="0" y="0"/>
                          <a:ext cx="5181600" cy="635"/>
                        </a:xfrm>
                        <a:prstGeom prst="rect">
                          <a:avLst/>
                        </a:prstGeom>
                        <a:solidFill>
                          <a:prstClr val="white"/>
                        </a:solidFill>
                        <a:ln>
                          <a:noFill/>
                        </a:ln>
                      </wps:spPr>
                      <wps:txbx>
                        <w:txbxContent>
                          <w:p w14:paraId="5F068C67" w14:textId="6A253475" w:rsidR="00C55D89" w:rsidRPr="00F214C1" w:rsidRDefault="00C55D89" w:rsidP="00C55D89">
                            <w:pPr>
                              <w:pStyle w:val="Descripcin"/>
                              <w:jc w:val="center"/>
                              <w:rPr>
                                <w:bCs/>
                                <w:sz w:val="28"/>
                                <w:szCs w:val="28"/>
                                <w:lang w:val="es-US"/>
                              </w:rPr>
                            </w:pPr>
                            <w:r>
                              <w:t xml:space="preserve">Ilustración </w:t>
                            </w:r>
                            <w:r>
                              <w:fldChar w:fldCharType="begin"/>
                            </w:r>
                            <w:r>
                              <w:instrText xml:space="preserve"> SEQ Ilustración \* ARABIC </w:instrText>
                            </w:r>
                            <w:r>
                              <w:fldChar w:fldCharType="separate"/>
                            </w:r>
                            <w:r w:rsidR="00032885">
                              <w:rPr>
                                <w:noProof/>
                              </w:rPr>
                              <w:t>8</w:t>
                            </w:r>
                            <w:r>
                              <w:fldChar w:fldCharType="end"/>
                            </w:r>
                            <w:r>
                              <w:t>: Comando "AYUDA"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850309" id="_x0000_s1034" type="#_x0000_t202" style="position:absolute;left:0;text-align:left;margin-left:16.95pt;margin-top:186.75pt;width:408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" stroked="f">
                <v:textbox style="mso-fit-shape-to-text:t" inset="0,0,0,0">
                  <w:txbxContent>
                    <w:p w14:paraId="5F068C67" w14:textId="6A253475" w:rsidR="00C55D89" w:rsidRPr="00F214C1" w:rsidRDefault="00C55D89" w:rsidP="00C55D89">
                      <w:pPr>
                        <w:pStyle w:val="Descripcin"/>
                        <w:jc w:val="center"/>
                        <w:rPr>
                          <w:bCs/>
                          <w:sz w:val="28"/>
                          <w:szCs w:val="28"/>
                          <w:lang w:val="es-US"/>
                        </w:rPr>
                      </w:pPr>
                      <w:r>
                        <w:t xml:space="preserve">Ilustración </w:t>
                      </w:r>
                      <w:r>
                        <w:fldChar w:fldCharType="begin"/>
                      </w:r>
                      <w:r>
                        <w:instrText xml:space="preserve"> SEQ Ilustración \* ARABIC </w:instrText>
                      </w:r>
                      <w:r>
                        <w:fldChar w:fldCharType="separate"/>
                      </w:r>
                      <w:r w:rsidR="00032885">
                        <w:rPr>
                          <w:noProof/>
                        </w:rPr>
                        <w:t>8</w:t>
                      </w:r>
                      <w:r>
                        <w:fldChar w:fldCharType="end"/>
                      </w:r>
                      <w:r>
                        <w:t>: Comando "AYUDA"</w:t>
                      </w:r>
                    </w:p>
                  </w:txbxContent>
                </v:textbox>
                <w10:wrap type="tight"/>
              </v:shape>
            </w:pict>
          </mc:Fallback>
        </mc:AlternateContent>
      </w:r>
      <w:r w:rsidRPr="00C55D89">
        <w:rPr>
          <w:bCs/>
          <w:noProof/>
          <w:sz w:val="28"/>
          <w:szCs w:val="28"/>
          <w:lang w:val="es-US"/>
        </w:rPr>
        <w:drawing>
          <wp:anchor distT="0" distB="0" distL="114300" distR="114300" simplePos="0" relativeHeight="251679744" behindDoc="1" locked="0" layoutInCell="1" allowOverlap="1" wp14:anchorId="49ACD354" wp14:editId="404FF545">
            <wp:simplePos x="0" y="0"/>
            <wp:positionH relativeFrom="margin">
              <wp:align>center</wp:align>
            </wp:positionH>
            <wp:positionV relativeFrom="paragraph">
              <wp:posOffset>1012825</wp:posOffset>
            </wp:positionV>
            <wp:extent cx="5181600" cy="1301750"/>
            <wp:effectExtent l="0" t="0" r="0" b="0"/>
            <wp:wrapTight wrapText="bothSides">
              <wp:wrapPolygon edited="0">
                <wp:start x="0" y="0"/>
                <wp:lineTo x="0" y="21179"/>
                <wp:lineTo x="21521" y="21179"/>
                <wp:lineTo x="21521" y="0"/>
                <wp:lineTo x="0" y="0"/>
              </wp:wrapPolygon>
            </wp:wrapTight>
            <wp:docPr id="2310832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83210" name="Imagen 1"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181600" cy="1301750"/>
                    </a:xfrm>
                    <a:prstGeom prst="rect">
                      <a:avLst/>
                    </a:prstGeom>
                  </pic:spPr>
                </pic:pic>
              </a:graphicData>
            </a:graphic>
            <wp14:sizeRelH relativeFrom="margin">
              <wp14:pctWidth>0</wp14:pctWidth>
            </wp14:sizeRelH>
            <wp14:sizeRelV relativeFrom="margin">
              <wp14:pctHeight>0</wp14:pctHeight>
            </wp14:sizeRelV>
          </wp:anchor>
        </w:drawing>
      </w:r>
      <w:r>
        <w:rPr>
          <w:bCs/>
          <w:sz w:val="28"/>
          <w:szCs w:val="28"/>
          <w:lang w:val="es-US"/>
        </w:rPr>
        <w:t>Para terminar este apartado, podrás escribir el comando “</w:t>
      </w:r>
      <w:r>
        <w:rPr>
          <w:bCs/>
          <w:i/>
          <w:iCs/>
          <w:sz w:val="28"/>
          <w:szCs w:val="28"/>
          <w:lang w:val="es-US"/>
        </w:rPr>
        <w:t>AYUDA”</w:t>
      </w:r>
      <w:r>
        <w:rPr>
          <w:bCs/>
          <w:sz w:val="28"/>
          <w:szCs w:val="28"/>
          <w:lang w:val="es-US"/>
        </w:rPr>
        <w:t xml:space="preserve"> para poder volver a imprimir el menú de inicio cada vez que lo necesites para poder apoyarte con la descripción de cada subprograma con su respectivo comando.</w:t>
      </w:r>
    </w:p>
    <w:p w14:paraId="4CFBC279" w14:textId="18B67F2E" w:rsidR="00C55D89" w:rsidRPr="00C55D89" w:rsidRDefault="00C55D89" w:rsidP="00204884">
      <w:pPr>
        <w:jc w:val="both"/>
        <w:rPr>
          <w:bCs/>
          <w:sz w:val="28"/>
          <w:szCs w:val="28"/>
          <w:lang w:val="es-US"/>
        </w:rPr>
      </w:pPr>
    </w:p>
    <w:p w14:paraId="212A625A" w14:textId="0690578D" w:rsidR="00C55D89" w:rsidRDefault="00C55D89" w:rsidP="00204884">
      <w:pPr>
        <w:jc w:val="both"/>
        <w:rPr>
          <w:bCs/>
          <w:sz w:val="28"/>
          <w:szCs w:val="28"/>
          <w:lang w:val="es-US"/>
        </w:rPr>
      </w:pPr>
    </w:p>
    <w:p w14:paraId="6353E2DC" w14:textId="77777777" w:rsidR="00C55D89" w:rsidRDefault="00C55D89" w:rsidP="00204884">
      <w:pPr>
        <w:jc w:val="both"/>
        <w:rPr>
          <w:bCs/>
          <w:sz w:val="28"/>
          <w:szCs w:val="28"/>
          <w:lang w:val="es-US"/>
        </w:rPr>
      </w:pPr>
    </w:p>
    <w:p w14:paraId="5288329F" w14:textId="77777777" w:rsidR="00C55D89" w:rsidRDefault="00C55D89" w:rsidP="00204884">
      <w:pPr>
        <w:jc w:val="both"/>
        <w:rPr>
          <w:bCs/>
          <w:sz w:val="28"/>
          <w:szCs w:val="28"/>
          <w:lang w:val="es-US"/>
        </w:rPr>
      </w:pPr>
    </w:p>
    <w:p w14:paraId="10D8A24D" w14:textId="77777777" w:rsidR="00C55D89" w:rsidRDefault="00C55D89" w:rsidP="00204884">
      <w:pPr>
        <w:jc w:val="both"/>
        <w:rPr>
          <w:bCs/>
          <w:sz w:val="28"/>
          <w:szCs w:val="28"/>
          <w:lang w:val="es-US"/>
        </w:rPr>
      </w:pPr>
    </w:p>
    <w:p w14:paraId="15E1AEFA" w14:textId="77777777" w:rsidR="00C55D89" w:rsidRDefault="00C55D89" w:rsidP="00204884">
      <w:pPr>
        <w:jc w:val="both"/>
        <w:rPr>
          <w:bCs/>
          <w:sz w:val="28"/>
          <w:szCs w:val="28"/>
          <w:lang w:val="es-US"/>
        </w:rPr>
      </w:pPr>
    </w:p>
    <w:p w14:paraId="0B3540CB" w14:textId="77777777" w:rsidR="00C55D89" w:rsidRDefault="00C55D89" w:rsidP="00204884">
      <w:pPr>
        <w:jc w:val="both"/>
        <w:rPr>
          <w:bCs/>
          <w:sz w:val="28"/>
          <w:szCs w:val="28"/>
          <w:lang w:val="es-US"/>
        </w:rPr>
      </w:pPr>
    </w:p>
    <w:p w14:paraId="40909B0A" w14:textId="77777777" w:rsidR="00C55D89" w:rsidRDefault="00C55D89" w:rsidP="00204884">
      <w:pPr>
        <w:jc w:val="both"/>
        <w:rPr>
          <w:bCs/>
          <w:sz w:val="28"/>
          <w:szCs w:val="28"/>
          <w:lang w:val="es-US"/>
        </w:rPr>
      </w:pPr>
    </w:p>
    <w:p w14:paraId="2F2BDE01" w14:textId="5E9FD599" w:rsidR="00A84C35" w:rsidRDefault="00A84C35" w:rsidP="00204884">
      <w:pPr>
        <w:jc w:val="both"/>
        <w:rPr>
          <w:b/>
          <w:sz w:val="40"/>
          <w:szCs w:val="40"/>
          <w:lang w:val="es-US"/>
        </w:rPr>
      </w:pPr>
      <w:r>
        <w:rPr>
          <w:b/>
          <w:sz w:val="40"/>
          <w:szCs w:val="40"/>
          <w:lang w:val="es-US"/>
        </w:rPr>
        <w:lastRenderedPageBreak/>
        <w:t>Ejercicio 6 (</w:t>
      </w:r>
      <w:r w:rsidR="00C75A90">
        <w:rPr>
          <w:b/>
          <w:sz w:val="40"/>
          <w:szCs w:val="40"/>
          <w:lang w:val="es-US"/>
        </w:rPr>
        <w:t>SUMA_PAR)</w:t>
      </w:r>
    </w:p>
    <w:p w14:paraId="0233D18F" w14:textId="12BE2E3D" w:rsidR="00C75A90" w:rsidRDefault="00C75A90" w:rsidP="00204884">
      <w:pPr>
        <w:jc w:val="both"/>
        <w:rPr>
          <w:bCs/>
          <w:sz w:val="28"/>
          <w:szCs w:val="28"/>
          <w:lang w:val="es-US"/>
        </w:rPr>
      </w:pPr>
      <w:r>
        <w:rPr>
          <w:bCs/>
          <w:sz w:val="28"/>
          <w:szCs w:val="28"/>
          <w:u w:val="single"/>
          <w:lang w:val="es-US"/>
        </w:rPr>
        <w:t>Sumar pares entre 1 y N</w:t>
      </w:r>
    </w:p>
    <w:p w14:paraId="2320C28D" w14:textId="7F60093D" w:rsidR="00C75A90" w:rsidRDefault="00C75A90" w:rsidP="00204884">
      <w:pPr>
        <w:jc w:val="both"/>
        <w:rPr>
          <w:bCs/>
          <w:sz w:val="28"/>
          <w:szCs w:val="28"/>
          <w:lang w:val="es-US"/>
        </w:rPr>
      </w:pPr>
    </w:p>
    <w:p w14:paraId="3D1B401D" w14:textId="551B64AE" w:rsidR="008F4009" w:rsidRPr="008F4009" w:rsidRDefault="008F4009" w:rsidP="008F4009">
      <w:pPr>
        <w:rPr>
          <w:bCs/>
          <w:sz w:val="28"/>
          <w:szCs w:val="28"/>
          <w:lang w:val="es-US"/>
        </w:rPr>
      </w:pPr>
      <w:r>
        <w:rPr>
          <w:bCs/>
          <w:sz w:val="28"/>
          <w:szCs w:val="28"/>
          <w:lang w:val="es-US"/>
        </w:rPr>
        <w:t>Para poder probar el subprograma 6, se debe escribir el comando “</w:t>
      </w:r>
      <w:r>
        <w:rPr>
          <w:bCs/>
          <w:i/>
          <w:iCs/>
          <w:sz w:val="28"/>
          <w:szCs w:val="28"/>
          <w:lang w:val="es-US"/>
        </w:rPr>
        <w:t>SUMA_PAR”</w:t>
      </w:r>
      <w:r>
        <w:rPr>
          <w:bCs/>
          <w:sz w:val="28"/>
          <w:szCs w:val="28"/>
          <w:lang w:val="es-US"/>
        </w:rPr>
        <w:t xml:space="preserve"> para así poder probar las características de este mismo.</w:t>
      </w:r>
    </w:p>
    <w:p w14:paraId="66BE1D42" w14:textId="63414EC2" w:rsidR="00A84C35" w:rsidRDefault="009B278B" w:rsidP="00204884">
      <w:pPr>
        <w:jc w:val="both"/>
        <w:rPr>
          <w:b/>
          <w:sz w:val="40"/>
          <w:szCs w:val="40"/>
          <w:lang w:val="es-US"/>
        </w:rPr>
      </w:pPr>
      <w:r>
        <w:rPr>
          <w:noProof/>
        </w:rPr>
        <mc:AlternateContent>
          <mc:Choice Requires="wps">
            <w:drawing>
              <wp:anchor distT="0" distB="0" distL="114300" distR="114300" simplePos="0" relativeHeight="251709440" behindDoc="1" locked="0" layoutInCell="1" allowOverlap="1" wp14:anchorId="5B775E6A" wp14:editId="089B8534">
                <wp:simplePos x="0" y="0"/>
                <wp:positionH relativeFrom="column">
                  <wp:posOffset>877570</wp:posOffset>
                </wp:positionH>
                <wp:positionV relativeFrom="paragraph">
                  <wp:posOffset>538480</wp:posOffset>
                </wp:positionV>
                <wp:extent cx="3857625" cy="635"/>
                <wp:effectExtent l="0" t="0" r="0" b="0"/>
                <wp:wrapTight wrapText="bothSides">
                  <wp:wrapPolygon edited="0">
                    <wp:start x="0" y="0"/>
                    <wp:lineTo x="0" y="21600"/>
                    <wp:lineTo x="21600" y="21600"/>
                    <wp:lineTo x="21600" y="0"/>
                  </wp:wrapPolygon>
                </wp:wrapTight>
                <wp:docPr id="1723590538" name="Cuadro de texto 1"/>
                <wp:cNvGraphicFramePr/>
                <a:graphic xmlns:a="http://schemas.openxmlformats.org/drawingml/2006/main">
                  <a:graphicData uri="http://schemas.microsoft.com/office/word/2010/wordprocessingShape">
                    <wps:wsp>
                      <wps:cNvSpPr txBox="1"/>
                      <wps:spPr>
                        <a:xfrm>
                          <a:off x="0" y="0"/>
                          <a:ext cx="3857625" cy="635"/>
                        </a:xfrm>
                        <a:prstGeom prst="rect">
                          <a:avLst/>
                        </a:prstGeom>
                        <a:solidFill>
                          <a:prstClr val="white"/>
                        </a:solidFill>
                        <a:ln>
                          <a:noFill/>
                        </a:ln>
                      </wps:spPr>
                      <wps:txbx>
                        <w:txbxContent>
                          <w:p w14:paraId="7832DA9A" w14:textId="50EFB383" w:rsidR="009B278B" w:rsidRPr="009E698E" w:rsidRDefault="009B278B" w:rsidP="009B278B">
                            <w:pPr>
                              <w:pStyle w:val="Descripcin"/>
                              <w:jc w:val="center"/>
                              <w:rPr>
                                <w:b/>
                                <w:sz w:val="40"/>
                                <w:szCs w:val="40"/>
                                <w:lang w:val="es-US"/>
                              </w:rPr>
                            </w:pPr>
                            <w:r>
                              <w:t xml:space="preserve">Ilustración </w:t>
                            </w:r>
                            <w:r>
                              <w:fldChar w:fldCharType="begin"/>
                            </w:r>
                            <w:r>
                              <w:instrText xml:space="preserve"> SEQ Ilustración \* ARABIC </w:instrText>
                            </w:r>
                            <w:r>
                              <w:fldChar w:fldCharType="separate"/>
                            </w:r>
                            <w:r w:rsidR="00032885">
                              <w:rPr>
                                <w:noProof/>
                              </w:rPr>
                              <w:t>9</w:t>
                            </w:r>
                            <w:r>
                              <w:fldChar w:fldCharType="end"/>
                            </w:r>
                            <w:r>
                              <w:t>: SUMA_PAR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775E6A" id="_x0000_s1035" type="#_x0000_t202" style="position:absolute;left:0;text-align:left;margin-left:69.1pt;margin-top:42.4pt;width:303.7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" stroked="f">
                <v:textbox style="mso-fit-shape-to-text:t" inset="0,0,0,0">
                  <w:txbxContent>
                    <w:p w14:paraId="7832DA9A" w14:textId="50EFB383" w:rsidR="009B278B" w:rsidRPr="009E698E" w:rsidRDefault="009B278B" w:rsidP="009B278B">
                      <w:pPr>
                        <w:pStyle w:val="Descripcin"/>
                        <w:jc w:val="center"/>
                        <w:rPr>
                          <w:b/>
                          <w:sz w:val="40"/>
                          <w:szCs w:val="40"/>
                          <w:lang w:val="es-US"/>
                        </w:rPr>
                      </w:pPr>
                      <w:r>
                        <w:t xml:space="preserve">Ilustración </w:t>
                      </w:r>
                      <w:r>
                        <w:fldChar w:fldCharType="begin"/>
                      </w:r>
                      <w:r>
                        <w:instrText xml:space="preserve"> SEQ Ilustración \* ARABIC </w:instrText>
                      </w:r>
                      <w:r>
                        <w:fldChar w:fldCharType="separate"/>
                      </w:r>
                      <w:r w:rsidR="00032885">
                        <w:rPr>
                          <w:noProof/>
                        </w:rPr>
                        <w:t>9</w:t>
                      </w:r>
                      <w:r>
                        <w:fldChar w:fldCharType="end"/>
                      </w:r>
                      <w:r>
                        <w:t>: SUMA_PAR</w:t>
                      </w:r>
                    </w:p>
                  </w:txbxContent>
                </v:textbox>
                <w10:wrap type="tight"/>
              </v:shape>
            </w:pict>
          </mc:Fallback>
        </mc:AlternateContent>
      </w:r>
      <w:r w:rsidRPr="009B278B">
        <w:rPr>
          <w:b/>
          <w:sz w:val="40"/>
          <w:szCs w:val="40"/>
          <w:lang w:val="es-US"/>
        </w:rPr>
        <w:drawing>
          <wp:anchor distT="0" distB="0" distL="114300" distR="114300" simplePos="0" relativeHeight="251707392" behindDoc="1" locked="0" layoutInCell="1" allowOverlap="1" wp14:anchorId="183C3E7A" wp14:editId="0D4230EB">
            <wp:simplePos x="0" y="0"/>
            <wp:positionH relativeFrom="margin">
              <wp:align>center</wp:align>
            </wp:positionH>
            <wp:positionV relativeFrom="paragraph">
              <wp:posOffset>-4445</wp:posOffset>
            </wp:positionV>
            <wp:extent cx="3858163" cy="485843"/>
            <wp:effectExtent l="0" t="0" r="0" b="9525"/>
            <wp:wrapTight wrapText="bothSides">
              <wp:wrapPolygon edited="0">
                <wp:start x="0" y="0"/>
                <wp:lineTo x="0" y="21176"/>
                <wp:lineTo x="21440" y="21176"/>
                <wp:lineTo x="21440" y="0"/>
                <wp:lineTo x="0" y="0"/>
              </wp:wrapPolygon>
            </wp:wrapTight>
            <wp:docPr id="798324482" name="Imagen 1" descr="Imagen que contiene naranja, calle, oscuro, firm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24482" name="Imagen 1" descr="Imagen que contiene naranja, calle, oscuro, firmar&#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3858163" cy="485843"/>
                    </a:xfrm>
                    <a:prstGeom prst="rect">
                      <a:avLst/>
                    </a:prstGeom>
                  </pic:spPr>
                </pic:pic>
              </a:graphicData>
            </a:graphic>
          </wp:anchor>
        </w:drawing>
      </w:r>
    </w:p>
    <w:p w14:paraId="04F58FE6" w14:textId="77777777" w:rsidR="00A84C35" w:rsidRDefault="00A84C35" w:rsidP="00204884">
      <w:pPr>
        <w:jc w:val="both"/>
        <w:rPr>
          <w:b/>
          <w:sz w:val="40"/>
          <w:szCs w:val="40"/>
          <w:lang w:val="es-US"/>
        </w:rPr>
      </w:pPr>
    </w:p>
    <w:p w14:paraId="588D6711" w14:textId="385C64C0" w:rsidR="009B278B" w:rsidRPr="009B278B" w:rsidRDefault="009B278B" w:rsidP="00204884">
      <w:pPr>
        <w:jc w:val="both"/>
        <w:rPr>
          <w:bCs/>
          <w:sz w:val="28"/>
          <w:szCs w:val="28"/>
          <w:lang w:val="es-US"/>
        </w:rPr>
      </w:pPr>
      <w:r>
        <w:rPr>
          <w:bCs/>
          <w:sz w:val="28"/>
          <w:szCs w:val="28"/>
          <w:lang w:val="es-US"/>
        </w:rPr>
        <w:t xml:space="preserve">Aquí podrás escribir cualquier </w:t>
      </w:r>
      <w:r w:rsidR="00032885">
        <w:rPr>
          <w:bCs/>
          <w:sz w:val="28"/>
          <w:szCs w:val="28"/>
          <w:lang w:val="es-US"/>
        </w:rPr>
        <w:t>número</w:t>
      </w:r>
      <w:r>
        <w:rPr>
          <w:bCs/>
          <w:sz w:val="28"/>
          <w:szCs w:val="28"/>
          <w:lang w:val="es-US"/>
        </w:rPr>
        <w:t xml:space="preserve"> desde el 0 hasta el </w:t>
      </w:r>
      <w:r w:rsidRPr="009B278B">
        <w:rPr>
          <w:bCs/>
          <w:sz w:val="28"/>
          <w:szCs w:val="28"/>
          <w:lang w:val="es-US"/>
        </w:rPr>
        <w:t>92500</w:t>
      </w:r>
      <w:r>
        <w:rPr>
          <w:bCs/>
          <w:sz w:val="28"/>
          <w:szCs w:val="28"/>
          <w:lang w:val="es-US"/>
        </w:rPr>
        <w:t>, donde a partir de este número, podrían surgir problemas con la sumatoria que se realizara acabo.</w:t>
      </w:r>
    </w:p>
    <w:p w14:paraId="28F0284A" w14:textId="4E162ABB" w:rsidR="009B278B" w:rsidRDefault="009B278B" w:rsidP="009B278B">
      <w:pPr>
        <w:keepNext/>
        <w:jc w:val="both"/>
      </w:pPr>
      <w:r>
        <w:rPr>
          <w:noProof/>
        </w:rPr>
        <mc:AlternateContent>
          <mc:Choice Requires="wps">
            <w:drawing>
              <wp:anchor distT="0" distB="0" distL="114300" distR="114300" simplePos="0" relativeHeight="251712512" behindDoc="1" locked="0" layoutInCell="1" allowOverlap="1" wp14:anchorId="43723734" wp14:editId="2F8926E1">
                <wp:simplePos x="0" y="0"/>
                <wp:positionH relativeFrom="column">
                  <wp:posOffset>929640</wp:posOffset>
                </wp:positionH>
                <wp:positionV relativeFrom="paragraph">
                  <wp:posOffset>2282825</wp:posOffset>
                </wp:positionV>
                <wp:extent cx="3752850" cy="635"/>
                <wp:effectExtent l="0" t="0" r="0" b="0"/>
                <wp:wrapTight wrapText="bothSides">
                  <wp:wrapPolygon edited="0">
                    <wp:start x="0" y="0"/>
                    <wp:lineTo x="0" y="21600"/>
                    <wp:lineTo x="21600" y="21600"/>
                    <wp:lineTo x="21600" y="0"/>
                  </wp:wrapPolygon>
                </wp:wrapTight>
                <wp:docPr id="2083583790" name="Cuadro de texto 1"/>
                <wp:cNvGraphicFramePr/>
                <a:graphic xmlns:a="http://schemas.openxmlformats.org/drawingml/2006/main">
                  <a:graphicData uri="http://schemas.microsoft.com/office/word/2010/wordprocessingShape">
                    <wps:wsp>
                      <wps:cNvSpPr txBox="1"/>
                      <wps:spPr>
                        <a:xfrm>
                          <a:off x="0" y="0"/>
                          <a:ext cx="3752850" cy="635"/>
                        </a:xfrm>
                        <a:prstGeom prst="rect">
                          <a:avLst/>
                        </a:prstGeom>
                        <a:solidFill>
                          <a:prstClr val="white"/>
                        </a:solidFill>
                        <a:ln>
                          <a:noFill/>
                        </a:ln>
                      </wps:spPr>
                      <wps:txbx>
                        <w:txbxContent>
                          <w:p w14:paraId="1D463132" w14:textId="0E4B8F4F" w:rsidR="009B278B" w:rsidRPr="009A649D" w:rsidRDefault="009B278B" w:rsidP="009B278B">
                            <w:pPr>
                              <w:pStyle w:val="Descripcin"/>
                              <w:jc w:val="center"/>
                              <w:rPr>
                                <w:b/>
                                <w:sz w:val="40"/>
                                <w:szCs w:val="40"/>
                                <w:lang w:val="es-US"/>
                              </w:rPr>
                            </w:pPr>
                            <w:r>
                              <w:t xml:space="preserve">Ilustración </w:t>
                            </w:r>
                            <w:r>
                              <w:fldChar w:fldCharType="begin"/>
                            </w:r>
                            <w:r>
                              <w:instrText xml:space="preserve"> SEQ Ilustración \* ARABIC </w:instrText>
                            </w:r>
                            <w:r>
                              <w:fldChar w:fldCharType="separate"/>
                            </w:r>
                            <w:r w:rsidR="00032885">
                              <w:rPr>
                                <w:noProof/>
                              </w:rPr>
                              <w:t>10</w:t>
                            </w:r>
                            <w:r>
                              <w:fldChar w:fldCharType="end"/>
                            </w:r>
                            <w:r>
                              <w:t>: Limite 92500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23734" id="_x0000_s1036" type="#_x0000_t202" style="position:absolute;left:0;text-align:left;margin-left:73.2pt;margin-top:179.75pt;width:295.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" stroked="f">
                <v:textbox style="mso-fit-shape-to-text:t" inset="0,0,0,0">
                  <w:txbxContent>
                    <w:p w14:paraId="1D463132" w14:textId="0E4B8F4F" w:rsidR="009B278B" w:rsidRPr="009A649D" w:rsidRDefault="009B278B" w:rsidP="009B278B">
                      <w:pPr>
                        <w:pStyle w:val="Descripcin"/>
                        <w:jc w:val="center"/>
                        <w:rPr>
                          <w:b/>
                          <w:sz w:val="40"/>
                          <w:szCs w:val="40"/>
                          <w:lang w:val="es-US"/>
                        </w:rPr>
                      </w:pPr>
                      <w:r>
                        <w:t xml:space="preserve">Ilustración </w:t>
                      </w:r>
                      <w:r>
                        <w:fldChar w:fldCharType="begin"/>
                      </w:r>
                      <w:r>
                        <w:instrText xml:space="preserve"> SEQ Ilustración \* ARABIC </w:instrText>
                      </w:r>
                      <w:r>
                        <w:fldChar w:fldCharType="separate"/>
                      </w:r>
                      <w:r w:rsidR="00032885">
                        <w:rPr>
                          <w:noProof/>
                        </w:rPr>
                        <w:t>10</w:t>
                      </w:r>
                      <w:r>
                        <w:fldChar w:fldCharType="end"/>
                      </w:r>
                      <w:r>
                        <w:t>: Limite 92500</w:t>
                      </w:r>
                    </w:p>
                  </w:txbxContent>
                </v:textbox>
                <w10:wrap type="tight"/>
              </v:shape>
            </w:pict>
          </mc:Fallback>
        </mc:AlternateContent>
      </w:r>
      <w:r w:rsidRPr="009B278B">
        <w:rPr>
          <w:b/>
          <w:sz w:val="40"/>
          <w:szCs w:val="40"/>
          <w:lang w:val="es-US"/>
        </w:rPr>
        <w:drawing>
          <wp:anchor distT="0" distB="0" distL="114300" distR="114300" simplePos="0" relativeHeight="251710464" behindDoc="1" locked="0" layoutInCell="1" allowOverlap="1" wp14:anchorId="25B7A05F" wp14:editId="3AB0CF28">
            <wp:simplePos x="0" y="0"/>
            <wp:positionH relativeFrom="margin">
              <wp:align>center</wp:align>
            </wp:positionH>
            <wp:positionV relativeFrom="paragraph">
              <wp:posOffset>6722</wp:posOffset>
            </wp:positionV>
            <wp:extent cx="3753374" cy="2219635"/>
            <wp:effectExtent l="0" t="0" r="0" b="9525"/>
            <wp:wrapTight wrapText="bothSides">
              <wp:wrapPolygon edited="0">
                <wp:start x="0" y="0"/>
                <wp:lineTo x="0" y="21507"/>
                <wp:lineTo x="21490" y="21507"/>
                <wp:lineTo x="21490" y="0"/>
                <wp:lineTo x="0" y="0"/>
              </wp:wrapPolygon>
            </wp:wrapTight>
            <wp:docPr id="1942893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9382" name="Imagen 1"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3753374" cy="2219635"/>
                    </a:xfrm>
                    <a:prstGeom prst="rect">
                      <a:avLst/>
                    </a:prstGeom>
                  </pic:spPr>
                </pic:pic>
              </a:graphicData>
            </a:graphic>
          </wp:anchor>
        </w:drawing>
      </w:r>
    </w:p>
    <w:p w14:paraId="439A1913" w14:textId="77777777" w:rsidR="00A84C35" w:rsidRDefault="00A84C35" w:rsidP="00204884">
      <w:pPr>
        <w:jc w:val="both"/>
        <w:rPr>
          <w:b/>
          <w:sz w:val="40"/>
          <w:szCs w:val="40"/>
          <w:lang w:val="es-US"/>
        </w:rPr>
      </w:pPr>
    </w:p>
    <w:p w14:paraId="442BB0A7" w14:textId="77777777" w:rsidR="00A84C35" w:rsidRDefault="00A84C35" w:rsidP="00204884">
      <w:pPr>
        <w:jc w:val="both"/>
        <w:rPr>
          <w:b/>
          <w:sz w:val="40"/>
          <w:szCs w:val="40"/>
          <w:lang w:val="es-US"/>
        </w:rPr>
      </w:pPr>
    </w:p>
    <w:p w14:paraId="2D37CA38" w14:textId="77777777" w:rsidR="00A84C35" w:rsidRDefault="00A84C35" w:rsidP="00204884">
      <w:pPr>
        <w:jc w:val="both"/>
        <w:rPr>
          <w:b/>
          <w:sz w:val="40"/>
          <w:szCs w:val="40"/>
          <w:lang w:val="es-US"/>
        </w:rPr>
      </w:pPr>
    </w:p>
    <w:p w14:paraId="003C9942" w14:textId="77777777" w:rsidR="00A84C35" w:rsidRDefault="00A84C35" w:rsidP="00204884">
      <w:pPr>
        <w:jc w:val="both"/>
        <w:rPr>
          <w:b/>
          <w:sz w:val="40"/>
          <w:szCs w:val="40"/>
          <w:lang w:val="es-US"/>
        </w:rPr>
      </w:pPr>
    </w:p>
    <w:p w14:paraId="60C789FE" w14:textId="77777777" w:rsidR="00A84C35" w:rsidRDefault="00A84C35" w:rsidP="00204884">
      <w:pPr>
        <w:jc w:val="both"/>
        <w:rPr>
          <w:b/>
          <w:sz w:val="40"/>
          <w:szCs w:val="40"/>
          <w:lang w:val="es-US"/>
        </w:rPr>
      </w:pPr>
    </w:p>
    <w:p w14:paraId="1226BA2A" w14:textId="77777777" w:rsidR="00A84C35" w:rsidRDefault="00A84C35" w:rsidP="00204884">
      <w:pPr>
        <w:jc w:val="both"/>
        <w:rPr>
          <w:b/>
          <w:sz w:val="40"/>
          <w:szCs w:val="40"/>
          <w:lang w:val="es-US"/>
        </w:rPr>
      </w:pPr>
    </w:p>
    <w:p w14:paraId="5FC8361D" w14:textId="3920DAB1" w:rsidR="00A84C35" w:rsidRPr="009B278B" w:rsidRDefault="009B278B" w:rsidP="00204884">
      <w:pPr>
        <w:jc w:val="both"/>
        <w:rPr>
          <w:bCs/>
          <w:sz w:val="28"/>
          <w:szCs w:val="28"/>
          <w:lang w:val="es-US"/>
        </w:rPr>
      </w:pPr>
      <w:r>
        <w:rPr>
          <w:noProof/>
        </w:rPr>
        <mc:AlternateContent>
          <mc:Choice Requires="wps">
            <w:drawing>
              <wp:anchor distT="0" distB="0" distL="114300" distR="114300" simplePos="0" relativeHeight="251715584" behindDoc="1" locked="0" layoutInCell="1" allowOverlap="1" wp14:anchorId="20DE1D4E" wp14:editId="5891ABF1">
                <wp:simplePos x="0" y="0"/>
                <wp:positionH relativeFrom="column">
                  <wp:posOffset>213995</wp:posOffset>
                </wp:positionH>
                <wp:positionV relativeFrom="paragraph">
                  <wp:posOffset>1731645</wp:posOffset>
                </wp:positionV>
                <wp:extent cx="5184140" cy="635"/>
                <wp:effectExtent l="0" t="0" r="0" b="0"/>
                <wp:wrapTight wrapText="bothSides">
                  <wp:wrapPolygon edited="0">
                    <wp:start x="0" y="0"/>
                    <wp:lineTo x="0" y="21600"/>
                    <wp:lineTo x="21600" y="21600"/>
                    <wp:lineTo x="21600" y="0"/>
                  </wp:wrapPolygon>
                </wp:wrapTight>
                <wp:docPr id="905260302" name="Cuadro de texto 1"/>
                <wp:cNvGraphicFramePr/>
                <a:graphic xmlns:a="http://schemas.openxmlformats.org/drawingml/2006/main">
                  <a:graphicData uri="http://schemas.microsoft.com/office/word/2010/wordprocessingShape">
                    <wps:wsp>
                      <wps:cNvSpPr txBox="1"/>
                      <wps:spPr>
                        <a:xfrm>
                          <a:off x="0" y="0"/>
                          <a:ext cx="5184140" cy="635"/>
                        </a:xfrm>
                        <a:prstGeom prst="rect">
                          <a:avLst/>
                        </a:prstGeom>
                        <a:solidFill>
                          <a:prstClr val="white"/>
                        </a:solidFill>
                        <a:ln>
                          <a:noFill/>
                        </a:ln>
                      </wps:spPr>
                      <wps:txbx>
                        <w:txbxContent>
                          <w:p w14:paraId="49A3A6F3" w14:textId="263FE75D" w:rsidR="009B278B" w:rsidRPr="00B74F4B" w:rsidRDefault="009B278B" w:rsidP="009B278B">
                            <w:pPr>
                              <w:pStyle w:val="Descripcin"/>
                              <w:jc w:val="center"/>
                              <w:rPr>
                                <w:b/>
                                <w:sz w:val="40"/>
                                <w:szCs w:val="40"/>
                                <w:lang w:val="es-US"/>
                              </w:rPr>
                            </w:pPr>
                            <w:r>
                              <w:t xml:space="preserve">Ilustración </w:t>
                            </w:r>
                            <w:r>
                              <w:fldChar w:fldCharType="begin"/>
                            </w:r>
                            <w:r>
                              <w:instrText xml:space="preserve"> SEQ Ilustración \* ARABIC </w:instrText>
                            </w:r>
                            <w:r>
                              <w:fldChar w:fldCharType="separate"/>
                            </w:r>
                            <w:r w:rsidR="00032885">
                              <w:rPr>
                                <w:noProof/>
                              </w:rPr>
                              <w:t>11</w:t>
                            </w:r>
                            <w:r>
                              <w:fldChar w:fldCharType="end"/>
                            </w:r>
                            <w:r>
                              <w:t>: Sumatoria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E1D4E" id="_x0000_s1037" type="#_x0000_t202" style="position:absolute;left:0;text-align:left;margin-left:16.85pt;margin-top:136.35pt;width:408.2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" stroked="f">
                <v:textbox style="mso-fit-shape-to-text:t" inset="0,0,0,0">
                  <w:txbxContent>
                    <w:p w14:paraId="49A3A6F3" w14:textId="263FE75D" w:rsidR="009B278B" w:rsidRPr="00B74F4B" w:rsidRDefault="009B278B" w:rsidP="009B278B">
                      <w:pPr>
                        <w:pStyle w:val="Descripcin"/>
                        <w:jc w:val="center"/>
                        <w:rPr>
                          <w:b/>
                          <w:sz w:val="40"/>
                          <w:szCs w:val="40"/>
                          <w:lang w:val="es-US"/>
                        </w:rPr>
                      </w:pPr>
                      <w:r>
                        <w:t xml:space="preserve">Ilustración </w:t>
                      </w:r>
                      <w:r>
                        <w:fldChar w:fldCharType="begin"/>
                      </w:r>
                      <w:r>
                        <w:instrText xml:space="preserve"> SEQ Ilustración \* ARABIC </w:instrText>
                      </w:r>
                      <w:r>
                        <w:fldChar w:fldCharType="separate"/>
                      </w:r>
                      <w:r w:rsidR="00032885">
                        <w:rPr>
                          <w:noProof/>
                        </w:rPr>
                        <w:t>11</w:t>
                      </w:r>
                      <w:r>
                        <w:fldChar w:fldCharType="end"/>
                      </w:r>
                      <w:r>
                        <w:t>: Sumatoria</w:t>
                      </w:r>
                    </w:p>
                  </w:txbxContent>
                </v:textbox>
                <w10:wrap type="tight"/>
              </v:shape>
            </w:pict>
          </mc:Fallback>
        </mc:AlternateContent>
      </w:r>
      <w:r w:rsidRPr="009B278B">
        <w:rPr>
          <w:b/>
          <w:sz w:val="40"/>
          <w:szCs w:val="40"/>
          <w:lang w:val="es-US"/>
        </w:rPr>
        <w:drawing>
          <wp:anchor distT="0" distB="0" distL="114300" distR="114300" simplePos="0" relativeHeight="251713536" behindDoc="1" locked="0" layoutInCell="1" allowOverlap="1" wp14:anchorId="77342611" wp14:editId="53F2E004">
            <wp:simplePos x="0" y="0"/>
            <wp:positionH relativeFrom="margin">
              <wp:align>center</wp:align>
            </wp:positionH>
            <wp:positionV relativeFrom="paragraph">
              <wp:posOffset>599752</wp:posOffset>
            </wp:positionV>
            <wp:extent cx="5184140" cy="1398905"/>
            <wp:effectExtent l="0" t="0" r="0" b="0"/>
            <wp:wrapTight wrapText="bothSides">
              <wp:wrapPolygon edited="0">
                <wp:start x="0" y="0"/>
                <wp:lineTo x="0" y="21178"/>
                <wp:lineTo x="21510" y="21178"/>
                <wp:lineTo x="21510" y="0"/>
                <wp:lineTo x="0" y="0"/>
              </wp:wrapPolygon>
            </wp:wrapTight>
            <wp:docPr id="9364772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77204" name="Imagen 1" descr="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184140" cy="1398905"/>
                    </a:xfrm>
                    <a:prstGeom prst="rect">
                      <a:avLst/>
                    </a:prstGeom>
                  </pic:spPr>
                </pic:pic>
              </a:graphicData>
            </a:graphic>
            <wp14:sizeRelH relativeFrom="margin">
              <wp14:pctWidth>0</wp14:pctWidth>
            </wp14:sizeRelH>
            <wp14:sizeRelV relativeFrom="margin">
              <wp14:pctHeight>0</wp14:pctHeight>
            </wp14:sizeRelV>
          </wp:anchor>
        </w:drawing>
      </w:r>
      <w:r>
        <w:rPr>
          <w:bCs/>
          <w:sz w:val="28"/>
          <w:szCs w:val="28"/>
          <w:lang w:val="es-US"/>
        </w:rPr>
        <w:t xml:space="preserve">Basicamente, el programa sumara de par en par hasta llegar al </w:t>
      </w:r>
      <w:r w:rsidR="00032885">
        <w:rPr>
          <w:bCs/>
          <w:sz w:val="28"/>
          <w:szCs w:val="28"/>
          <w:lang w:val="es-US"/>
        </w:rPr>
        <w:t>número</w:t>
      </w:r>
      <w:r>
        <w:rPr>
          <w:bCs/>
          <w:sz w:val="28"/>
          <w:szCs w:val="28"/>
          <w:lang w:val="es-US"/>
        </w:rPr>
        <w:t xml:space="preserve"> que </w:t>
      </w:r>
      <w:proofErr w:type="spellStart"/>
      <w:r>
        <w:rPr>
          <w:bCs/>
          <w:sz w:val="28"/>
          <w:szCs w:val="28"/>
          <w:lang w:val="es-US"/>
        </w:rPr>
        <w:t>tu</w:t>
      </w:r>
      <w:proofErr w:type="spellEnd"/>
      <w:r>
        <w:rPr>
          <w:bCs/>
          <w:sz w:val="28"/>
          <w:szCs w:val="28"/>
          <w:lang w:val="es-US"/>
        </w:rPr>
        <w:t xml:space="preserve"> le introduzcas, mostrando el resultado a continuación.</w:t>
      </w:r>
    </w:p>
    <w:p w14:paraId="5032125E" w14:textId="7835B6B2" w:rsidR="00A84C35" w:rsidRPr="009B278B" w:rsidRDefault="009B278B" w:rsidP="00204884">
      <w:pPr>
        <w:jc w:val="both"/>
        <w:rPr>
          <w:bCs/>
          <w:sz w:val="28"/>
          <w:szCs w:val="28"/>
          <w:lang w:val="es-US"/>
        </w:rPr>
      </w:pPr>
      <w:r>
        <w:rPr>
          <w:bCs/>
          <w:sz w:val="28"/>
          <w:szCs w:val="28"/>
          <w:lang w:val="es-US"/>
        </w:rPr>
        <w:lastRenderedPageBreak/>
        <w:t xml:space="preserve">En caso de introducir algun </w:t>
      </w:r>
      <w:r w:rsidR="00E3568E">
        <w:rPr>
          <w:bCs/>
          <w:sz w:val="28"/>
          <w:szCs w:val="28"/>
          <w:lang w:val="es-US"/>
        </w:rPr>
        <w:t>número</w:t>
      </w:r>
      <w:r>
        <w:rPr>
          <w:bCs/>
          <w:sz w:val="28"/>
          <w:szCs w:val="28"/>
          <w:lang w:val="es-US"/>
        </w:rPr>
        <w:t xml:space="preserve"> negativo, saltará un mensaje curioso y la sumatoria no se realizará:</w:t>
      </w:r>
    </w:p>
    <w:p w14:paraId="0DE9FB1E" w14:textId="0A22155E" w:rsidR="009B278B" w:rsidRPr="009B278B" w:rsidRDefault="009B278B" w:rsidP="00204884">
      <w:pPr>
        <w:jc w:val="both"/>
        <w:rPr>
          <w:bCs/>
          <w:sz w:val="28"/>
          <w:szCs w:val="28"/>
          <w:lang w:val="es-US"/>
        </w:rPr>
      </w:pPr>
      <w:r>
        <w:rPr>
          <w:noProof/>
        </w:rPr>
        <mc:AlternateContent>
          <mc:Choice Requires="wps">
            <w:drawing>
              <wp:anchor distT="0" distB="0" distL="114300" distR="114300" simplePos="0" relativeHeight="251718656" behindDoc="1" locked="0" layoutInCell="1" allowOverlap="1" wp14:anchorId="589A7437" wp14:editId="0BB76A8F">
                <wp:simplePos x="0" y="0"/>
                <wp:positionH relativeFrom="column">
                  <wp:posOffset>586740</wp:posOffset>
                </wp:positionH>
                <wp:positionV relativeFrom="paragraph">
                  <wp:posOffset>1205230</wp:posOffset>
                </wp:positionV>
                <wp:extent cx="4429125" cy="635"/>
                <wp:effectExtent l="0" t="0" r="0" b="0"/>
                <wp:wrapTight wrapText="bothSides">
                  <wp:wrapPolygon edited="0">
                    <wp:start x="0" y="0"/>
                    <wp:lineTo x="0" y="21600"/>
                    <wp:lineTo x="21600" y="21600"/>
                    <wp:lineTo x="21600" y="0"/>
                  </wp:wrapPolygon>
                </wp:wrapTight>
                <wp:docPr id="1950162447" name="Cuadro de texto 1"/>
                <wp:cNvGraphicFramePr/>
                <a:graphic xmlns:a="http://schemas.openxmlformats.org/drawingml/2006/main">
                  <a:graphicData uri="http://schemas.microsoft.com/office/word/2010/wordprocessingShape">
                    <wps:wsp>
                      <wps:cNvSpPr txBox="1"/>
                      <wps:spPr>
                        <a:xfrm>
                          <a:off x="0" y="0"/>
                          <a:ext cx="4429125" cy="635"/>
                        </a:xfrm>
                        <a:prstGeom prst="rect">
                          <a:avLst/>
                        </a:prstGeom>
                        <a:solidFill>
                          <a:prstClr val="white"/>
                        </a:solidFill>
                        <a:ln>
                          <a:noFill/>
                        </a:ln>
                      </wps:spPr>
                      <wps:txbx>
                        <w:txbxContent>
                          <w:p w14:paraId="303820CA" w14:textId="07548042" w:rsidR="009B278B" w:rsidRPr="00FB3701" w:rsidRDefault="009B278B" w:rsidP="009B278B">
                            <w:pPr>
                              <w:pStyle w:val="Descripcin"/>
                              <w:jc w:val="center"/>
                              <w:rPr>
                                <w:bCs/>
                                <w:sz w:val="28"/>
                                <w:szCs w:val="28"/>
                                <w:lang w:val="es-US"/>
                              </w:rPr>
                            </w:pPr>
                            <w:r>
                              <w:t xml:space="preserve">Ilustración </w:t>
                            </w:r>
                            <w:r>
                              <w:fldChar w:fldCharType="begin"/>
                            </w:r>
                            <w:r>
                              <w:instrText xml:space="preserve"> SEQ Ilustración \* ARABIC </w:instrText>
                            </w:r>
                            <w:r>
                              <w:fldChar w:fldCharType="separate"/>
                            </w:r>
                            <w:r w:rsidR="00032885">
                              <w:rPr>
                                <w:noProof/>
                              </w:rPr>
                              <w:t>12</w:t>
                            </w:r>
                            <w:r>
                              <w:fldChar w:fldCharType="end"/>
                            </w:r>
                            <w:r>
                              <w:t>: “Espera, son legales los números negativos aquí?"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A7437" id="_x0000_s1038" type="#_x0000_t202" style="position:absolute;left:0;text-align:left;margin-left:46.2pt;margin-top:94.9pt;width:348.75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" stroked="f">
                <v:textbox style="mso-fit-shape-to-text:t" inset="0,0,0,0">
                  <w:txbxContent>
                    <w:p w14:paraId="303820CA" w14:textId="07548042" w:rsidR="009B278B" w:rsidRPr="00FB3701" w:rsidRDefault="009B278B" w:rsidP="009B278B">
                      <w:pPr>
                        <w:pStyle w:val="Descripcin"/>
                        <w:jc w:val="center"/>
                        <w:rPr>
                          <w:bCs/>
                          <w:sz w:val="28"/>
                          <w:szCs w:val="28"/>
                          <w:lang w:val="es-US"/>
                        </w:rPr>
                      </w:pPr>
                      <w:r>
                        <w:t xml:space="preserve">Ilustración </w:t>
                      </w:r>
                      <w:r>
                        <w:fldChar w:fldCharType="begin"/>
                      </w:r>
                      <w:r>
                        <w:instrText xml:space="preserve"> SEQ Ilustración \* ARABIC </w:instrText>
                      </w:r>
                      <w:r>
                        <w:fldChar w:fldCharType="separate"/>
                      </w:r>
                      <w:r w:rsidR="00032885">
                        <w:rPr>
                          <w:noProof/>
                        </w:rPr>
                        <w:t>12</w:t>
                      </w:r>
                      <w:r>
                        <w:fldChar w:fldCharType="end"/>
                      </w:r>
                      <w:r>
                        <w:t>: “Espera, son legales los números negativos aquí?"</w:t>
                      </w:r>
                    </w:p>
                  </w:txbxContent>
                </v:textbox>
                <w10:wrap type="tight"/>
              </v:shape>
            </w:pict>
          </mc:Fallback>
        </mc:AlternateContent>
      </w:r>
      <w:r w:rsidRPr="009B278B">
        <w:rPr>
          <w:bCs/>
          <w:sz w:val="28"/>
          <w:szCs w:val="28"/>
          <w:lang w:val="es-US"/>
        </w:rPr>
        <w:drawing>
          <wp:anchor distT="0" distB="0" distL="114300" distR="114300" simplePos="0" relativeHeight="251716608" behindDoc="1" locked="0" layoutInCell="1" allowOverlap="1" wp14:anchorId="643C6726" wp14:editId="0A990BCE">
            <wp:simplePos x="0" y="0"/>
            <wp:positionH relativeFrom="margin">
              <wp:align>center</wp:align>
            </wp:positionH>
            <wp:positionV relativeFrom="paragraph">
              <wp:posOffset>5092</wp:posOffset>
            </wp:positionV>
            <wp:extent cx="4429125" cy="1143000"/>
            <wp:effectExtent l="0" t="0" r="9525" b="0"/>
            <wp:wrapTight wrapText="bothSides">
              <wp:wrapPolygon edited="0">
                <wp:start x="0" y="0"/>
                <wp:lineTo x="0" y="21240"/>
                <wp:lineTo x="21554" y="21240"/>
                <wp:lineTo x="21554" y="0"/>
                <wp:lineTo x="0" y="0"/>
              </wp:wrapPolygon>
            </wp:wrapTight>
            <wp:docPr id="154718246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82460" name="Imagen 1" descr="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4429125" cy="1143000"/>
                    </a:xfrm>
                    <a:prstGeom prst="rect">
                      <a:avLst/>
                    </a:prstGeom>
                  </pic:spPr>
                </pic:pic>
              </a:graphicData>
            </a:graphic>
          </wp:anchor>
        </w:drawing>
      </w:r>
    </w:p>
    <w:p w14:paraId="51D5DC26" w14:textId="68936456" w:rsidR="00A84C35" w:rsidRDefault="00A84C35" w:rsidP="00204884">
      <w:pPr>
        <w:jc w:val="both"/>
        <w:rPr>
          <w:b/>
          <w:sz w:val="40"/>
          <w:szCs w:val="40"/>
          <w:lang w:val="es-US"/>
        </w:rPr>
      </w:pPr>
    </w:p>
    <w:p w14:paraId="79F0C593" w14:textId="77777777" w:rsidR="00A84C35" w:rsidRDefault="00A84C35" w:rsidP="00204884">
      <w:pPr>
        <w:jc w:val="both"/>
        <w:rPr>
          <w:b/>
          <w:sz w:val="40"/>
          <w:szCs w:val="40"/>
          <w:lang w:val="es-US"/>
        </w:rPr>
      </w:pPr>
    </w:p>
    <w:p w14:paraId="2520FB86" w14:textId="77777777" w:rsidR="00A84C35" w:rsidRDefault="00A84C35" w:rsidP="00204884">
      <w:pPr>
        <w:jc w:val="both"/>
        <w:rPr>
          <w:b/>
          <w:sz w:val="40"/>
          <w:szCs w:val="40"/>
          <w:lang w:val="es-US"/>
        </w:rPr>
      </w:pPr>
    </w:p>
    <w:p w14:paraId="195565E7" w14:textId="77777777" w:rsidR="00A84C35" w:rsidRDefault="00A84C35" w:rsidP="00204884">
      <w:pPr>
        <w:jc w:val="both"/>
        <w:rPr>
          <w:b/>
          <w:sz w:val="40"/>
          <w:szCs w:val="40"/>
          <w:lang w:val="es-US"/>
        </w:rPr>
      </w:pPr>
    </w:p>
    <w:p w14:paraId="37B46614" w14:textId="77777777" w:rsidR="009B278B" w:rsidRDefault="009B278B" w:rsidP="00204884">
      <w:pPr>
        <w:jc w:val="both"/>
        <w:rPr>
          <w:b/>
          <w:sz w:val="40"/>
          <w:szCs w:val="40"/>
          <w:lang w:val="es-US"/>
        </w:rPr>
      </w:pPr>
    </w:p>
    <w:p w14:paraId="4FFAC87B" w14:textId="77777777" w:rsidR="009B278B" w:rsidRDefault="009B278B" w:rsidP="00204884">
      <w:pPr>
        <w:jc w:val="both"/>
        <w:rPr>
          <w:b/>
          <w:sz w:val="40"/>
          <w:szCs w:val="40"/>
          <w:lang w:val="es-US"/>
        </w:rPr>
      </w:pPr>
    </w:p>
    <w:p w14:paraId="43ABD721" w14:textId="77777777" w:rsidR="009B278B" w:rsidRDefault="009B278B" w:rsidP="00204884">
      <w:pPr>
        <w:jc w:val="both"/>
        <w:rPr>
          <w:b/>
          <w:sz w:val="40"/>
          <w:szCs w:val="40"/>
          <w:lang w:val="es-US"/>
        </w:rPr>
      </w:pPr>
    </w:p>
    <w:p w14:paraId="7B4FBCFF" w14:textId="77777777" w:rsidR="009B278B" w:rsidRDefault="009B278B" w:rsidP="00204884">
      <w:pPr>
        <w:jc w:val="both"/>
        <w:rPr>
          <w:b/>
          <w:sz w:val="40"/>
          <w:szCs w:val="40"/>
          <w:lang w:val="es-US"/>
        </w:rPr>
      </w:pPr>
    </w:p>
    <w:p w14:paraId="0B4077B3" w14:textId="77777777" w:rsidR="009B278B" w:rsidRDefault="009B278B" w:rsidP="00204884">
      <w:pPr>
        <w:jc w:val="both"/>
        <w:rPr>
          <w:b/>
          <w:sz w:val="40"/>
          <w:szCs w:val="40"/>
          <w:lang w:val="es-US"/>
        </w:rPr>
      </w:pPr>
    </w:p>
    <w:p w14:paraId="0D429EC1" w14:textId="77777777" w:rsidR="009B278B" w:rsidRDefault="009B278B" w:rsidP="00204884">
      <w:pPr>
        <w:jc w:val="both"/>
        <w:rPr>
          <w:b/>
          <w:sz w:val="40"/>
          <w:szCs w:val="40"/>
          <w:lang w:val="es-US"/>
        </w:rPr>
      </w:pPr>
    </w:p>
    <w:p w14:paraId="20E462A0" w14:textId="77777777" w:rsidR="009B278B" w:rsidRDefault="009B278B" w:rsidP="00204884">
      <w:pPr>
        <w:jc w:val="both"/>
        <w:rPr>
          <w:b/>
          <w:sz w:val="40"/>
          <w:szCs w:val="40"/>
          <w:lang w:val="es-US"/>
        </w:rPr>
      </w:pPr>
    </w:p>
    <w:p w14:paraId="782B80F7" w14:textId="77777777" w:rsidR="009B278B" w:rsidRDefault="009B278B" w:rsidP="00204884">
      <w:pPr>
        <w:jc w:val="both"/>
        <w:rPr>
          <w:b/>
          <w:sz w:val="40"/>
          <w:szCs w:val="40"/>
          <w:lang w:val="es-US"/>
        </w:rPr>
      </w:pPr>
    </w:p>
    <w:p w14:paraId="6069BA16" w14:textId="77777777" w:rsidR="009B278B" w:rsidRDefault="009B278B" w:rsidP="00204884">
      <w:pPr>
        <w:jc w:val="both"/>
        <w:rPr>
          <w:b/>
          <w:sz w:val="40"/>
          <w:szCs w:val="40"/>
          <w:lang w:val="es-US"/>
        </w:rPr>
      </w:pPr>
    </w:p>
    <w:p w14:paraId="604FB059" w14:textId="77777777" w:rsidR="009B278B" w:rsidRDefault="009B278B" w:rsidP="00204884">
      <w:pPr>
        <w:jc w:val="both"/>
        <w:rPr>
          <w:b/>
          <w:sz w:val="40"/>
          <w:szCs w:val="40"/>
          <w:lang w:val="es-US"/>
        </w:rPr>
      </w:pPr>
    </w:p>
    <w:p w14:paraId="1A466903" w14:textId="77777777" w:rsidR="009B278B" w:rsidRDefault="009B278B" w:rsidP="00204884">
      <w:pPr>
        <w:jc w:val="both"/>
        <w:rPr>
          <w:b/>
          <w:sz w:val="40"/>
          <w:szCs w:val="40"/>
          <w:lang w:val="es-US"/>
        </w:rPr>
      </w:pPr>
    </w:p>
    <w:p w14:paraId="58F5AD58" w14:textId="77777777" w:rsidR="009B278B" w:rsidRDefault="009B278B" w:rsidP="00204884">
      <w:pPr>
        <w:jc w:val="both"/>
        <w:rPr>
          <w:b/>
          <w:sz w:val="40"/>
          <w:szCs w:val="40"/>
          <w:lang w:val="es-US"/>
        </w:rPr>
      </w:pPr>
    </w:p>
    <w:p w14:paraId="1DF6AC7A" w14:textId="77777777" w:rsidR="009B278B" w:rsidRDefault="009B278B" w:rsidP="00204884">
      <w:pPr>
        <w:jc w:val="both"/>
        <w:rPr>
          <w:b/>
          <w:sz w:val="40"/>
          <w:szCs w:val="40"/>
          <w:lang w:val="es-US"/>
        </w:rPr>
      </w:pPr>
    </w:p>
    <w:p w14:paraId="0846088A" w14:textId="2D0492CF" w:rsidR="009B278B" w:rsidRDefault="00CC2BA4" w:rsidP="00204884">
      <w:pPr>
        <w:jc w:val="both"/>
        <w:rPr>
          <w:b/>
          <w:sz w:val="40"/>
          <w:szCs w:val="40"/>
          <w:lang w:val="es-US"/>
        </w:rPr>
      </w:pPr>
      <w:r w:rsidRPr="00CC2BA4">
        <w:rPr>
          <w:b/>
          <w:sz w:val="40"/>
          <w:szCs w:val="40"/>
          <w:lang w:val="es-US"/>
        </w:rPr>
        <w:lastRenderedPageBreak/>
        <w:drawing>
          <wp:anchor distT="0" distB="0" distL="114300" distR="114300" simplePos="0" relativeHeight="251719680" behindDoc="1" locked="0" layoutInCell="1" allowOverlap="1" wp14:anchorId="5AEE64F7" wp14:editId="2380D542">
            <wp:simplePos x="0" y="0"/>
            <wp:positionH relativeFrom="margin">
              <wp:align>center</wp:align>
            </wp:positionH>
            <wp:positionV relativeFrom="paragraph">
              <wp:posOffset>407212</wp:posOffset>
            </wp:positionV>
            <wp:extent cx="4997302" cy="7437161"/>
            <wp:effectExtent l="0" t="0" r="0" b="0"/>
            <wp:wrapTight wrapText="bothSides">
              <wp:wrapPolygon edited="0">
                <wp:start x="0" y="0"/>
                <wp:lineTo x="0" y="21523"/>
                <wp:lineTo x="21493" y="21523"/>
                <wp:lineTo x="21493" y="0"/>
                <wp:lineTo x="0" y="0"/>
              </wp:wrapPolygon>
            </wp:wrapTight>
            <wp:docPr id="11509629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62926" name="Imagen 1"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4997302" cy="7437161"/>
                    </a:xfrm>
                    <a:prstGeom prst="rect">
                      <a:avLst/>
                    </a:prstGeom>
                  </pic:spPr>
                </pic:pic>
              </a:graphicData>
            </a:graphic>
          </wp:anchor>
        </w:drawing>
      </w:r>
      <w:r w:rsidR="009B278B">
        <w:rPr>
          <w:b/>
          <w:sz w:val="40"/>
          <w:szCs w:val="40"/>
          <w:lang w:val="es-US"/>
        </w:rPr>
        <w:t>Ejercicio 6 (Diagrama de flujo)</w:t>
      </w:r>
    </w:p>
    <w:p w14:paraId="239E67F7" w14:textId="7345692A" w:rsidR="00E3568E" w:rsidRDefault="00E3568E" w:rsidP="00204884">
      <w:pPr>
        <w:jc w:val="both"/>
        <w:rPr>
          <w:bCs/>
          <w:sz w:val="28"/>
          <w:szCs w:val="28"/>
          <w:u w:val="single"/>
          <w:lang w:val="es-US"/>
        </w:rPr>
      </w:pPr>
      <w:r>
        <w:rPr>
          <w:bCs/>
          <w:sz w:val="28"/>
          <w:szCs w:val="28"/>
          <w:u w:val="single"/>
          <w:lang w:val="es-US"/>
        </w:rPr>
        <w:t>*</w:t>
      </w:r>
      <w:r w:rsidRPr="00E3568E">
        <w:rPr>
          <w:bCs/>
          <w:sz w:val="28"/>
          <w:szCs w:val="28"/>
          <w:u w:val="single"/>
          <w:lang w:val="es-US"/>
        </w:rPr>
        <w:t>Versión simplificada del algoritmo utilizado en C</w:t>
      </w:r>
    </w:p>
    <w:p w14:paraId="350EB248" w14:textId="5222FF06" w:rsidR="00C55D89" w:rsidRPr="00E3568E" w:rsidRDefault="00747204" w:rsidP="00204884">
      <w:pPr>
        <w:jc w:val="both"/>
        <w:rPr>
          <w:bCs/>
          <w:sz w:val="28"/>
          <w:szCs w:val="28"/>
          <w:u w:val="single"/>
          <w:lang w:val="es-US"/>
        </w:rPr>
      </w:pPr>
      <w:r>
        <w:rPr>
          <w:b/>
          <w:sz w:val="40"/>
          <w:szCs w:val="40"/>
          <w:lang w:val="es-US"/>
        </w:rPr>
        <w:lastRenderedPageBreak/>
        <w:t>Ejercicio 7 (</w:t>
      </w:r>
      <w:r w:rsidR="00A84C35">
        <w:rPr>
          <w:b/>
          <w:sz w:val="40"/>
          <w:szCs w:val="40"/>
          <w:lang w:val="es-US"/>
        </w:rPr>
        <w:t>PASSWORD</w:t>
      </w:r>
      <w:r>
        <w:rPr>
          <w:b/>
          <w:sz w:val="40"/>
          <w:szCs w:val="40"/>
          <w:lang w:val="es-US"/>
        </w:rPr>
        <w:t>)</w:t>
      </w:r>
    </w:p>
    <w:p w14:paraId="54BB8399" w14:textId="790E2CFB" w:rsidR="00747204" w:rsidRDefault="00747204" w:rsidP="00204884">
      <w:pPr>
        <w:jc w:val="both"/>
        <w:rPr>
          <w:bCs/>
          <w:sz w:val="28"/>
          <w:szCs w:val="28"/>
          <w:u w:val="single"/>
          <w:lang w:val="es-US"/>
        </w:rPr>
      </w:pPr>
      <w:r w:rsidRPr="00747204">
        <w:rPr>
          <w:bCs/>
          <w:sz w:val="28"/>
          <w:szCs w:val="28"/>
          <w:u w:val="single"/>
          <w:lang w:val="es-US"/>
        </w:rPr>
        <w:t>Validar una contraseña.</w:t>
      </w:r>
    </w:p>
    <w:p w14:paraId="558626DA" w14:textId="77777777" w:rsidR="00747204" w:rsidRDefault="00747204" w:rsidP="00204884">
      <w:pPr>
        <w:jc w:val="both"/>
        <w:rPr>
          <w:bCs/>
          <w:sz w:val="28"/>
          <w:szCs w:val="28"/>
          <w:u w:val="single"/>
          <w:lang w:val="es-US"/>
        </w:rPr>
      </w:pPr>
    </w:p>
    <w:p w14:paraId="13EBCEF3" w14:textId="24AC777B" w:rsidR="00747204" w:rsidRDefault="00747204" w:rsidP="00204884">
      <w:pPr>
        <w:jc w:val="both"/>
        <w:rPr>
          <w:bCs/>
          <w:sz w:val="28"/>
          <w:szCs w:val="28"/>
          <w:lang w:val="es-US"/>
        </w:rPr>
      </w:pPr>
      <w:r>
        <w:rPr>
          <w:noProof/>
        </w:rPr>
        <mc:AlternateContent>
          <mc:Choice Requires="wps">
            <w:drawing>
              <wp:anchor distT="0" distB="0" distL="114300" distR="114300" simplePos="0" relativeHeight="251684864" behindDoc="1" locked="0" layoutInCell="1" allowOverlap="1" wp14:anchorId="72D8E525" wp14:editId="105DA431">
                <wp:simplePos x="0" y="0"/>
                <wp:positionH relativeFrom="column">
                  <wp:posOffset>158115</wp:posOffset>
                </wp:positionH>
                <wp:positionV relativeFrom="paragraph">
                  <wp:posOffset>2572385</wp:posOffset>
                </wp:positionV>
                <wp:extent cx="5286375" cy="635"/>
                <wp:effectExtent l="0" t="0" r="0" b="0"/>
                <wp:wrapTight wrapText="bothSides">
                  <wp:wrapPolygon edited="0">
                    <wp:start x="0" y="0"/>
                    <wp:lineTo x="0" y="21600"/>
                    <wp:lineTo x="21600" y="21600"/>
                    <wp:lineTo x="21600" y="0"/>
                  </wp:wrapPolygon>
                </wp:wrapTight>
                <wp:docPr id="345159274" name="Cuadro de texto 1"/>
                <wp:cNvGraphicFramePr/>
                <a:graphic xmlns:a="http://schemas.openxmlformats.org/drawingml/2006/main">
                  <a:graphicData uri="http://schemas.microsoft.com/office/word/2010/wordprocessingShape">
                    <wps:wsp>
                      <wps:cNvSpPr txBox="1"/>
                      <wps:spPr>
                        <a:xfrm>
                          <a:off x="0" y="0"/>
                          <a:ext cx="5286375" cy="635"/>
                        </a:xfrm>
                        <a:prstGeom prst="rect">
                          <a:avLst/>
                        </a:prstGeom>
                        <a:solidFill>
                          <a:prstClr val="white"/>
                        </a:solidFill>
                        <a:ln>
                          <a:noFill/>
                        </a:ln>
                      </wps:spPr>
                      <wps:txbx>
                        <w:txbxContent>
                          <w:p w14:paraId="3FDEED9E" w14:textId="67D67A2D" w:rsidR="00747204" w:rsidRPr="00A97B45" w:rsidRDefault="00747204" w:rsidP="00747204">
                            <w:pPr>
                              <w:pStyle w:val="Descripcin"/>
                              <w:jc w:val="center"/>
                              <w:rPr>
                                <w:bCs/>
                                <w:sz w:val="28"/>
                                <w:szCs w:val="28"/>
                                <w:lang w:val="es-US"/>
                              </w:rPr>
                            </w:pPr>
                            <w:r>
                              <w:t xml:space="preserve">Ilustración </w:t>
                            </w:r>
                            <w:r>
                              <w:fldChar w:fldCharType="begin"/>
                            </w:r>
                            <w:r>
                              <w:instrText xml:space="preserve"> SEQ Ilustración \* ARABIC </w:instrText>
                            </w:r>
                            <w:r>
                              <w:fldChar w:fldCharType="separate"/>
                            </w:r>
                            <w:r w:rsidR="00032885">
                              <w:rPr>
                                <w:noProof/>
                              </w:rPr>
                              <w:t>13</w:t>
                            </w:r>
                            <w:r>
                              <w:fldChar w:fldCharType="end"/>
                            </w:r>
                            <w:r>
                              <w:t>: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D8E525" id="_x0000_s1039" type="#_x0000_t202" style="position:absolute;left:0;text-align:left;margin-left:12.45pt;margin-top:202.55pt;width:416.2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" stroked="f">
                <v:textbox style="mso-fit-shape-to-text:t" inset="0,0,0,0">
                  <w:txbxContent>
                    <w:p w14:paraId="3FDEED9E" w14:textId="67D67A2D" w:rsidR="00747204" w:rsidRPr="00A97B45" w:rsidRDefault="00747204" w:rsidP="00747204">
                      <w:pPr>
                        <w:pStyle w:val="Descripcin"/>
                        <w:jc w:val="center"/>
                        <w:rPr>
                          <w:bCs/>
                          <w:sz w:val="28"/>
                          <w:szCs w:val="28"/>
                          <w:lang w:val="es-US"/>
                        </w:rPr>
                      </w:pPr>
                      <w:r>
                        <w:t xml:space="preserve">Ilustración </w:t>
                      </w:r>
                      <w:r>
                        <w:fldChar w:fldCharType="begin"/>
                      </w:r>
                      <w:r>
                        <w:instrText xml:space="preserve"> SEQ Ilustración \* ARABIC </w:instrText>
                      </w:r>
                      <w:r>
                        <w:fldChar w:fldCharType="separate"/>
                      </w:r>
                      <w:r w:rsidR="00032885">
                        <w:rPr>
                          <w:noProof/>
                        </w:rPr>
                        <w:t>13</w:t>
                      </w:r>
                      <w:r>
                        <w:fldChar w:fldCharType="end"/>
                      </w:r>
                      <w:r>
                        <w:t>: PASSWORD</w:t>
                      </w:r>
                    </w:p>
                  </w:txbxContent>
                </v:textbox>
                <w10:wrap type="tight"/>
              </v:shape>
            </w:pict>
          </mc:Fallback>
        </mc:AlternateContent>
      </w:r>
      <w:r w:rsidRPr="00747204">
        <w:rPr>
          <w:bCs/>
          <w:noProof/>
          <w:sz w:val="28"/>
          <w:szCs w:val="28"/>
          <w:lang w:val="es-US"/>
        </w:rPr>
        <w:drawing>
          <wp:anchor distT="0" distB="0" distL="114300" distR="114300" simplePos="0" relativeHeight="251682816" behindDoc="1" locked="0" layoutInCell="1" allowOverlap="1" wp14:anchorId="06EA3A22" wp14:editId="099E12D7">
            <wp:simplePos x="0" y="0"/>
            <wp:positionH relativeFrom="margin">
              <wp:align>center</wp:align>
            </wp:positionH>
            <wp:positionV relativeFrom="paragraph">
              <wp:posOffset>821055</wp:posOffset>
            </wp:positionV>
            <wp:extent cx="5286375" cy="1694180"/>
            <wp:effectExtent l="0" t="0" r="9525" b="1270"/>
            <wp:wrapTight wrapText="bothSides">
              <wp:wrapPolygon edited="0">
                <wp:start x="0" y="0"/>
                <wp:lineTo x="0" y="21373"/>
                <wp:lineTo x="21561" y="21373"/>
                <wp:lineTo x="21561" y="0"/>
                <wp:lineTo x="0" y="0"/>
              </wp:wrapPolygon>
            </wp:wrapTight>
            <wp:docPr id="14985863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86324" name="Imagen 1" descr="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286375" cy="1694180"/>
                    </a:xfrm>
                    <a:prstGeom prst="rect">
                      <a:avLst/>
                    </a:prstGeom>
                  </pic:spPr>
                </pic:pic>
              </a:graphicData>
            </a:graphic>
            <wp14:sizeRelH relativeFrom="margin">
              <wp14:pctWidth>0</wp14:pctWidth>
            </wp14:sizeRelH>
            <wp14:sizeRelV relativeFrom="margin">
              <wp14:pctHeight>0</wp14:pctHeight>
            </wp14:sizeRelV>
          </wp:anchor>
        </w:drawing>
      </w:r>
      <w:r>
        <w:rPr>
          <w:bCs/>
          <w:sz w:val="28"/>
          <w:szCs w:val="28"/>
          <w:lang w:val="es-US"/>
        </w:rPr>
        <w:t>Para poder probar el subprograma actual, se debe escribir el comando “</w:t>
      </w:r>
      <w:r>
        <w:rPr>
          <w:bCs/>
          <w:i/>
          <w:iCs/>
          <w:sz w:val="28"/>
          <w:szCs w:val="28"/>
          <w:lang w:val="es-US"/>
        </w:rPr>
        <w:t>PASSWORD”</w:t>
      </w:r>
      <w:r>
        <w:rPr>
          <w:bCs/>
          <w:sz w:val="28"/>
          <w:szCs w:val="28"/>
          <w:lang w:val="es-US"/>
        </w:rPr>
        <w:t xml:space="preserve"> con el cual, se imprimirá en la ventana del ejecutable lo siguiente:</w:t>
      </w:r>
    </w:p>
    <w:p w14:paraId="7EE34658" w14:textId="77777777" w:rsidR="00747204" w:rsidRDefault="00747204" w:rsidP="00204884">
      <w:pPr>
        <w:jc w:val="both"/>
        <w:rPr>
          <w:bCs/>
          <w:sz w:val="28"/>
          <w:szCs w:val="28"/>
          <w:lang w:val="es-US"/>
        </w:rPr>
      </w:pPr>
    </w:p>
    <w:p w14:paraId="16B1381E" w14:textId="6064F416" w:rsidR="00747204" w:rsidRDefault="00747204" w:rsidP="00204884">
      <w:pPr>
        <w:jc w:val="both"/>
        <w:rPr>
          <w:bCs/>
          <w:sz w:val="28"/>
          <w:szCs w:val="28"/>
          <w:lang w:val="es-US"/>
        </w:rPr>
      </w:pPr>
      <w:r>
        <w:rPr>
          <w:bCs/>
          <w:sz w:val="28"/>
          <w:szCs w:val="28"/>
          <w:lang w:val="es-US"/>
        </w:rPr>
        <w:t>Para poder jugar, se deberá introducir cuatro numeros del cero al nueve (0, 1, 2, 3, 4, 5, 6, 7, 8, 9) por cada intento, para poder adivinar la contraseña generada aleatoriamente por el mismo programa. Quedaría de la siguiente forma:</w:t>
      </w:r>
    </w:p>
    <w:p w14:paraId="1EE5DB8B" w14:textId="1BF4E6E8" w:rsidR="00747204" w:rsidRDefault="00F0425B" w:rsidP="00204884">
      <w:pPr>
        <w:jc w:val="both"/>
        <w:rPr>
          <w:bCs/>
          <w:sz w:val="28"/>
          <w:szCs w:val="28"/>
          <w:lang w:val="es-US"/>
        </w:rPr>
      </w:pPr>
      <w:r w:rsidRPr="00747204">
        <w:rPr>
          <w:bCs/>
          <w:noProof/>
          <w:sz w:val="28"/>
          <w:szCs w:val="28"/>
          <w:lang w:val="es-US"/>
        </w:rPr>
        <w:drawing>
          <wp:anchor distT="0" distB="0" distL="114300" distR="114300" simplePos="0" relativeHeight="251685888" behindDoc="1" locked="0" layoutInCell="1" allowOverlap="1" wp14:anchorId="1083D975" wp14:editId="1D4B0FE0">
            <wp:simplePos x="0" y="0"/>
            <wp:positionH relativeFrom="margin">
              <wp:align>left</wp:align>
            </wp:positionH>
            <wp:positionV relativeFrom="paragraph">
              <wp:posOffset>17145</wp:posOffset>
            </wp:positionV>
            <wp:extent cx="3076575" cy="2209800"/>
            <wp:effectExtent l="0" t="0" r="9525" b="0"/>
            <wp:wrapTight wrapText="bothSides">
              <wp:wrapPolygon edited="0">
                <wp:start x="0" y="0"/>
                <wp:lineTo x="0" y="21414"/>
                <wp:lineTo x="21533" y="21414"/>
                <wp:lineTo x="21533" y="0"/>
                <wp:lineTo x="0" y="0"/>
              </wp:wrapPolygon>
            </wp:wrapTight>
            <wp:docPr id="34458063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80638" name="Imagen 1" descr="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3076575" cy="2209800"/>
                    </a:xfrm>
                    <a:prstGeom prst="rect">
                      <a:avLst/>
                    </a:prstGeom>
                  </pic:spPr>
                </pic:pic>
              </a:graphicData>
            </a:graphic>
          </wp:anchor>
        </w:drawing>
      </w:r>
      <w:r w:rsidR="00747204">
        <w:rPr>
          <w:noProof/>
        </w:rPr>
        <mc:AlternateContent>
          <mc:Choice Requires="wps">
            <w:drawing>
              <wp:anchor distT="0" distB="0" distL="114300" distR="114300" simplePos="0" relativeHeight="251687936" behindDoc="1" locked="0" layoutInCell="1" allowOverlap="1" wp14:anchorId="4E12BADD" wp14:editId="27BEDCD3">
                <wp:simplePos x="0" y="0"/>
                <wp:positionH relativeFrom="margin">
                  <wp:align>left</wp:align>
                </wp:positionH>
                <wp:positionV relativeFrom="paragraph">
                  <wp:posOffset>2168525</wp:posOffset>
                </wp:positionV>
                <wp:extent cx="3076575" cy="635"/>
                <wp:effectExtent l="0" t="0" r="9525" b="0"/>
                <wp:wrapTight wrapText="bothSides">
                  <wp:wrapPolygon edited="0">
                    <wp:start x="0" y="0"/>
                    <wp:lineTo x="0" y="20057"/>
                    <wp:lineTo x="21533" y="20057"/>
                    <wp:lineTo x="21533" y="0"/>
                    <wp:lineTo x="0" y="0"/>
                  </wp:wrapPolygon>
                </wp:wrapTight>
                <wp:docPr id="161761397" name="Cuadro de texto 1"/>
                <wp:cNvGraphicFramePr/>
                <a:graphic xmlns:a="http://schemas.openxmlformats.org/drawingml/2006/main">
                  <a:graphicData uri="http://schemas.microsoft.com/office/word/2010/wordprocessingShape">
                    <wps:wsp>
                      <wps:cNvSpPr txBox="1"/>
                      <wps:spPr>
                        <a:xfrm>
                          <a:off x="0" y="0"/>
                          <a:ext cx="3076575" cy="635"/>
                        </a:xfrm>
                        <a:prstGeom prst="rect">
                          <a:avLst/>
                        </a:prstGeom>
                        <a:solidFill>
                          <a:prstClr val="white"/>
                        </a:solidFill>
                        <a:ln>
                          <a:noFill/>
                        </a:ln>
                      </wps:spPr>
                      <wps:txbx>
                        <w:txbxContent>
                          <w:p w14:paraId="16714894" w14:textId="560880C9" w:rsidR="00747204" w:rsidRPr="000218FB" w:rsidRDefault="00747204" w:rsidP="00747204">
                            <w:pPr>
                              <w:pStyle w:val="Descripcin"/>
                              <w:rPr>
                                <w:bCs/>
                                <w:sz w:val="28"/>
                                <w:szCs w:val="28"/>
                                <w:lang w:val="es-US"/>
                              </w:rPr>
                            </w:pPr>
                            <w:r>
                              <w:t xml:space="preserve">Ilustración </w:t>
                            </w:r>
                            <w:r>
                              <w:fldChar w:fldCharType="begin"/>
                            </w:r>
                            <w:r>
                              <w:instrText xml:space="preserve"> SEQ Ilustración \* ARABIC </w:instrText>
                            </w:r>
                            <w:r>
                              <w:fldChar w:fldCharType="separate"/>
                            </w:r>
                            <w:r w:rsidR="00032885">
                              <w:rPr>
                                <w:noProof/>
                              </w:rPr>
                              <w:t>14</w:t>
                            </w:r>
                            <w:r>
                              <w:fldChar w:fldCharType="end"/>
                            </w:r>
                            <w:r>
                              <w:t>: Introducir digito individualmente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2BADD" id="_x0000_s1040" type="#_x0000_t202" style="position:absolute;left:0;text-align:left;margin-left:0;margin-top:170.75pt;width:242.25pt;height:.05pt;z-index:-2516285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" stroked="f">
                <v:textbox style="mso-fit-shape-to-text:t" inset="0,0,0,0">
                  <w:txbxContent>
                    <w:p w14:paraId="16714894" w14:textId="560880C9" w:rsidR="00747204" w:rsidRPr="000218FB" w:rsidRDefault="00747204" w:rsidP="00747204">
                      <w:pPr>
                        <w:pStyle w:val="Descripcin"/>
                        <w:rPr>
                          <w:bCs/>
                          <w:sz w:val="28"/>
                          <w:szCs w:val="28"/>
                          <w:lang w:val="es-US"/>
                        </w:rPr>
                      </w:pPr>
                      <w:r>
                        <w:t xml:space="preserve">Ilustración </w:t>
                      </w:r>
                      <w:r>
                        <w:fldChar w:fldCharType="begin"/>
                      </w:r>
                      <w:r>
                        <w:instrText xml:space="preserve"> SEQ Ilustración \* ARABIC </w:instrText>
                      </w:r>
                      <w:r>
                        <w:fldChar w:fldCharType="separate"/>
                      </w:r>
                      <w:r w:rsidR="00032885">
                        <w:rPr>
                          <w:noProof/>
                        </w:rPr>
                        <w:t>14</w:t>
                      </w:r>
                      <w:r>
                        <w:fldChar w:fldCharType="end"/>
                      </w:r>
                      <w:r>
                        <w:t>: Introducir digito individualmente</w:t>
                      </w:r>
                    </w:p>
                  </w:txbxContent>
                </v:textbox>
                <w10:wrap type="tight" anchorx="margin"/>
              </v:shape>
            </w:pict>
          </mc:Fallback>
        </mc:AlternateContent>
      </w:r>
      <w:r w:rsidR="00747204">
        <w:rPr>
          <w:bCs/>
          <w:sz w:val="28"/>
          <w:szCs w:val="28"/>
          <w:lang w:val="es-US"/>
        </w:rPr>
        <w:t>Cada digito debe ser introducido individualmente respetando el rango del cero al nueve.</w:t>
      </w:r>
    </w:p>
    <w:p w14:paraId="43A240ED" w14:textId="7CADA48A" w:rsidR="00747204" w:rsidRDefault="00747204" w:rsidP="00204884">
      <w:pPr>
        <w:jc w:val="both"/>
        <w:rPr>
          <w:bCs/>
          <w:sz w:val="28"/>
          <w:szCs w:val="28"/>
          <w:lang w:val="es-US"/>
        </w:rPr>
      </w:pPr>
      <w:r>
        <w:rPr>
          <w:bCs/>
          <w:sz w:val="28"/>
          <w:szCs w:val="28"/>
          <w:lang w:val="es-US"/>
        </w:rPr>
        <w:t>Terminando de introducir los cuatro digitos, se imprimirá a continuación si cada digito es cierto o falso.</w:t>
      </w:r>
    </w:p>
    <w:p w14:paraId="68011582" w14:textId="77777777" w:rsidR="00747204" w:rsidRDefault="00747204" w:rsidP="00204884">
      <w:pPr>
        <w:jc w:val="both"/>
        <w:rPr>
          <w:bCs/>
          <w:sz w:val="28"/>
          <w:szCs w:val="28"/>
          <w:lang w:val="es-US"/>
        </w:rPr>
      </w:pPr>
    </w:p>
    <w:p w14:paraId="6575BCF0" w14:textId="77777777" w:rsidR="00747204" w:rsidRDefault="00747204" w:rsidP="00204884">
      <w:pPr>
        <w:jc w:val="both"/>
        <w:rPr>
          <w:bCs/>
          <w:sz w:val="28"/>
          <w:szCs w:val="28"/>
          <w:lang w:val="es-US"/>
        </w:rPr>
      </w:pPr>
    </w:p>
    <w:p w14:paraId="15DB3265" w14:textId="28DE081F" w:rsidR="00747204" w:rsidRDefault="00747204" w:rsidP="00204884">
      <w:pPr>
        <w:jc w:val="both"/>
        <w:rPr>
          <w:bCs/>
          <w:sz w:val="28"/>
          <w:szCs w:val="28"/>
          <w:lang w:val="es-US"/>
        </w:rPr>
      </w:pPr>
      <w:r>
        <w:rPr>
          <w:bCs/>
          <w:sz w:val="28"/>
          <w:szCs w:val="28"/>
          <w:lang w:val="es-US"/>
        </w:rPr>
        <w:lastRenderedPageBreak/>
        <w:t>Si no se respeta el rango de los digitos que se pueden introducir, se podrían escribir una de dos alertas:</w:t>
      </w:r>
    </w:p>
    <w:p w14:paraId="017139EB" w14:textId="119FB4AD" w:rsidR="00747204" w:rsidRPr="00747204" w:rsidRDefault="00747204" w:rsidP="00747204">
      <w:pPr>
        <w:pStyle w:val="Prrafodelista"/>
        <w:numPr>
          <w:ilvl w:val="0"/>
          <w:numId w:val="3"/>
        </w:numPr>
        <w:jc w:val="both"/>
        <w:rPr>
          <w:bCs/>
          <w:sz w:val="28"/>
          <w:szCs w:val="28"/>
          <w:lang w:val="es-US"/>
        </w:rPr>
      </w:pPr>
      <w:r>
        <w:rPr>
          <w:bCs/>
          <w:sz w:val="28"/>
          <w:szCs w:val="28"/>
          <w:lang w:val="es-US"/>
        </w:rPr>
        <w:t>Si el digito es menor a cero: “</w:t>
      </w:r>
      <w:r>
        <w:rPr>
          <w:bCs/>
          <w:i/>
          <w:iCs/>
          <w:sz w:val="28"/>
          <w:szCs w:val="28"/>
          <w:lang w:val="es-US"/>
        </w:rPr>
        <w:t xml:space="preserve">Negativos </w:t>
      </w:r>
      <w:proofErr w:type="spellStart"/>
      <w:r>
        <w:rPr>
          <w:bCs/>
          <w:i/>
          <w:iCs/>
          <w:sz w:val="28"/>
          <w:szCs w:val="28"/>
          <w:lang w:val="es-US"/>
        </w:rPr>
        <w:t>nooo</w:t>
      </w:r>
      <w:proofErr w:type="spellEnd"/>
      <w:r>
        <w:rPr>
          <w:bCs/>
          <w:i/>
          <w:iCs/>
          <w:sz w:val="28"/>
          <w:szCs w:val="28"/>
          <w:lang w:val="es-US"/>
        </w:rPr>
        <w:t>”</w:t>
      </w:r>
    </w:p>
    <w:p w14:paraId="377CEDA4" w14:textId="526132DB" w:rsidR="00F0425B" w:rsidRPr="00F0425B" w:rsidRDefault="00F0425B" w:rsidP="00F0425B">
      <w:pPr>
        <w:pStyle w:val="Prrafodelista"/>
        <w:numPr>
          <w:ilvl w:val="0"/>
          <w:numId w:val="3"/>
        </w:numPr>
        <w:jc w:val="both"/>
        <w:rPr>
          <w:bCs/>
          <w:sz w:val="28"/>
          <w:szCs w:val="28"/>
          <w:lang w:val="es-US"/>
        </w:rPr>
      </w:pPr>
      <w:r>
        <w:rPr>
          <w:noProof/>
        </w:rPr>
        <mc:AlternateContent>
          <mc:Choice Requires="wps">
            <w:drawing>
              <wp:anchor distT="0" distB="0" distL="114300" distR="114300" simplePos="0" relativeHeight="251691008" behindDoc="1" locked="0" layoutInCell="1" allowOverlap="1" wp14:anchorId="75E8D698" wp14:editId="47A0E61F">
                <wp:simplePos x="0" y="0"/>
                <wp:positionH relativeFrom="column">
                  <wp:posOffset>634365</wp:posOffset>
                </wp:positionH>
                <wp:positionV relativeFrom="paragraph">
                  <wp:posOffset>2004695</wp:posOffset>
                </wp:positionV>
                <wp:extent cx="4333875" cy="635"/>
                <wp:effectExtent l="0" t="0" r="0" b="0"/>
                <wp:wrapTight wrapText="bothSides">
                  <wp:wrapPolygon edited="0">
                    <wp:start x="0" y="0"/>
                    <wp:lineTo x="0" y="21600"/>
                    <wp:lineTo x="21600" y="21600"/>
                    <wp:lineTo x="21600" y="0"/>
                  </wp:wrapPolygon>
                </wp:wrapTight>
                <wp:docPr id="1628902660" name="Cuadro de texto 1"/>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wps:spPr>
                      <wps:txbx>
                        <w:txbxContent>
                          <w:p w14:paraId="78904984" w14:textId="7F709ED3" w:rsidR="00F0425B" w:rsidRPr="00832FC1" w:rsidRDefault="00F0425B" w:rsidP="00F0425B">
                            <w:pPr>
                              <w:pStyle w:val="Descripcin"/>
                              <w:jc w:val="center"/>
                              <w:rPr>
                                <w:bCs/>
                                <w:sz w:val="28"/>
                                <w:szCs w:val="28"/>
                                <w:lang w:val="es-US"/>
                              </w:rPr>
                            </w:pPr>
                            <w:r>
                              <w:t xml:space="preserve">Ilustración </w:t>
                            </w:r>
                            <w:r>
                              <w:fldChar w:fldCharType="begin"/>
                            </w:r>
                            <w:r>
                              <w:instrText xml:space="preserve"> SEQ Ilustración \* ARABIC </w:instrText>
                            </w:r>
                            <w:r>
                              <w:fldChar w:fldCharType="separate"/>
                            </w:r>
                            <w:r w:rsidR="00032885">
                              <w:rPr>
                                <w:noProof/>
                              </w:rPr>
                              <w:t>15</w:t>
                            </w:r>
                            <w:r>
                              <w:fldChar w:fldCharType="end"/>
                            </w:r>
                            <w:r>
                              <w:t>: Alertas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8D698" id="_x0000_s1041" type="#_x0000_t202" style="position:absolute;left:0;text-align:left;margin-left:49.95pt;margin-top:157.85pt;width:341.2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" stroked="f">
                <v:textbox style="mso-fit-shape-to-text:t" inset="0,0,0,0">
                  <w:txbxContent>
                    <w:p w14:paraId="78904984" w14:textId="7F709ED3" w:rsidR="00F0425B" w:rsidRPr="00832FC1" w:rsidRDefault="00F0425B" w:rsidP="00F0425B">
                      <w:pPr>
                        <w:pStyle w:val="Descripcin"/>
                        <w:jc w:val="center"/>
                        <w:rPr>
                          <w:bCs/>
                          <w:sz w:val="28"/>
                          <w:szCs w:val="28"/>
                          <w:lang w:val="es-US"/>
                        </w:rPr>
                      </w:pPr>
                      <w:r>
                        <w:t xml:space="preserve">Ilustración </w:t>
                      </w:r>
                      <w:r>
                        <w:fldChar w:fldCharType="begin"/>
                      </w:r>
                      <w:r>
                        <w:instrText xml:space="preserve"> SEQ Ilustración \* ARABIC </w:instrText>
                      </w:r>
                      <w:r>
                        <w:fldChar w:fldCharType="separate"/>
                      </w:r>
                      <w:r w:rsidR="00032885">
                        <w:rPr>
                          <w:noProof/>
                        </w:rPr>
                        <w:t>15</w:t>
                      </w:r>
                      <w:r>
                        <w:fldChar w:fldCharType="end"/>
                      </w:r>
                      <w:r>
                        <w:t>: Alertas</w:t>
                      </w:r>
                    </w:p>
                  </w:txbxContent>
                </v:textbox>
                <w10:wrap type="tight"/>
              </v:shape>
            </w:pict>
          </mc:Fallback>
        </mc:AlternateContent>
      </w:r>
      <w:r w:rsidRPr="00F0425B">
        <w:rPr>
          <w:bCs/>
          <w:noProof/>
          <w:sz w:val="28"/>
          <w:szCs w:val="28"/>
          <w:lang w:val="es-US"/>
        </w:rPr>
        <w:drawing>
          <wp:anchor distT="0" distB="0" distL="114300" distR="114300" simplePos="0" relativeHeight="251688960" behindDoc="1" locked="0" layoutInCell="1" allowOverlap="1" wp14:anchorId="004D5C40" wp14:editId="53031986">
            <wp:simplePos x="0" y="0"/>
            <wp:positionH relativeFrom="margin">
              <wp:align>center</wp:align>
            </wp:positionH>
            <wp:positionV relativeFrom="paragraph">
              <wp:posOffset>528443</wp:posOffset>
            </wp:positionV>
            <wp:extent cx="4334480" cy="1419423"/>
            <wp:effectExtent l="0" t="0" r="9525" b="9525"/>
            <wp:wrapTight wrapText="bothSides">
              <wp:wrapPolygon edited="0">
                <wp:start x="0" y="0"/>
                <wp:lineTo x="0" y="21455"/>
                <wp:lineTo x="21553" y="21455"/>
                <wp:lineTo x="21553" y="0"/>
                <wp:lineTo x="0" y="0"/>
              </wp:wrapPolygon>
            </wp:wrapTight>
            <wp:docPr id="176096862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68622" name="Imagen 1" descr="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4334480" cy="1419423"/>
                    </a:xfrm>
                    <a:prstGeom prst="rect">
                      <a:avLst/>
                    </a:prstGeom>
                  </pic:spPr>
                </pic:pic>
              </a:graphicData>
            </a:graphic>
          </wp:anchor>
        </w:drawing>
      </w:r>
      <w:r w:rsidR="00747204">
        <w:rPr>
          <w:bCs/>
          <w:sz w:val="28"/>
          <w:szCs w:val="28"/>
          <w:lang w:val="es-US"/>
        </w:rPr>
        <w:t>Si el digito es mayor a nueve: “</w:t>
      </w:r>
      <w:r w:rsidR="00747204">
        <w:rPr>
          <w:bCs/>
          <w:i/>
          <w:iCs/>
          <w:sz w:val="28"/>
          <w:szCs w:val="28"/>
          <w:lang w:val="es-US"/>
        </w:rPr>
        <w:t>Recuerda darme numeros del 0 al nueve!”</w:t>
      </w:r>
    </w:p>
    <w:p w14:paraId="7B9B4C33" w14:textId="40CB2501" w:rsidR="00F0425B" w:rsidRDefault="00F0425B" w:rsidP="00F0425B">
      <w:pPr>
        <w:jc w:val="both"/>
        <w:rPr>
          <w:bCs/>
          <w:sz w:val="28"/>
          <w:szCs w:val="28"/>
          <w:lang w:val="es-US"/>
        </w:rPr>
      </w:pPr>
    </w:p>
    <w:p w14:paraId="6CEC82E4" w14:textId="77777777" w:rsidR="00F0425B" w:rsidRDefault="00F0425B" w:rsidP="00F0425B">
      <w:pPr>
        <w:jc w:val="both"/>
        <w:rPr>
          <w:bCs/>
          <w:sz w:val="28"/>
          <w:szCs w:val="28"/>
          <w:lang w:val="es-US"/>
        </w:rPr>
      </w:pPr>
    </w:p>
    <w:p w14:paraId="7B25EAC1" w14:textId="77777777" w:rsidR="00F0425B" w:rsidRDefault="00F0425B" w:rsidP="00F0425B">
      <w:pPr>
        <w:jc w:val="both"/>
        <w:rPr>
          <w:bCs/>
          <w:sz w:val="28"/>
          <w:szCs w:val="28"/>
          <w:lang w:val="es-US"/>
        </w:rPr>
      </w:pPr>
    </w:p>
    <w:p w14:paraId="0EEE177C" w14:textId="77777777" w:rsidR="00F0425B" w:rsidRDefault="00F0425B" w:rsidP="00F0425B">
      <w:pPr>
        <w:jc w:val="both"/>
        <w:rPr>
          <w:bCs/>
          <w:sz w:val="28"/>
          <w:szCs w:val="28"/>
          <w:lang w:val="es-US"/>
        </w:rPr>
      </w:pPr>
    </w:p>
    <w:p w14:paraId="5F35C5B4" w14:textId="77777777" w:rsidR="00F0425B" w:rsidRDefault="00F0425B" w:rsidP="00F0425B">
      <w:pPr>
        <w:jc w:val="both"/>
        <w:rPr>
          <w:bCs/>
          <w:sz w:val="28"/>
          <w:szCs w:val="28"/>
          <w:lang w:val="es-US"/>
        </w:rPr>
      </w:pPr>
    </w:p>
    <w:p w14:paraId="18E030DE" w14:textId="28A8784E" w:rsidR="00F0425B" w:rsidRDefault="00F0425B" w:rsidP="00F0425B">
      <w:pPr>
        <w:jc w:val="both"/>
        <w:rPr>
          <w:bCs/>
          <w:sz w:val="28"/>
          <w:szCs w:val="28"/>
          <w:lang w:val="es-US"/>
        </w:rPr>
      </w:pPr>
    </w:p>
    <w:p w14:paraId="680DDB6B" w14:textId="714F5FE5" w:rsidR="00F0425B" w:rsidRDefault="00F0425B" w:rsidP="00F0425B">
      <w:pPr>
        <w:jc w:val="both"/>
        <w:rPr>
          <w:bCs/>
          <w:sz w:val="28"/>
          <w:szCs w:val="28"/>
          <w:lang w:val="es-US"/>
        </w:rPr>
      </w:pPr>
      <w:r>
        <w:rPr>
          <w:noProof/>
        </w:rPr>
        <mc:AlternateContent>
          <mc:Choice Requires="wps">
            <w:drawing>
              <wp:anchor distT="0" distB="0" distL="114300" distR="114300" simplePos="0" relativeHeight="251694080" behindDoc="1" locked="0" layoutInCell="1" allowOverlap="1" wp14:anchorId="145FC37F" wp14:editId="41868997">
                <wp:simplePos x="0" y="0"/>
                <wp:positionH relativeFrom="column">
                  <wp:posOffset>195580</wp:posOffset>
                </wp:positionH>
                <wp:positionV relativeFrom="paragraph">
                  <wp:posOffset>3171825</wp:posOffset>
                </wp:positionV>
                <wp:extent cx="5220335" cy="635"/>
                <wp:effectExtent l="0" t="0" r="0" b="0"/>
                <wp:wrapTight wrapText="bothSides">
                  <wp:wrapPolygon edited="0">
                    <wp:start x="0" y="0"/>
                    <wp:lineTo x="0" y="21600"/>
                    <wp:lineTo x="21600" y="21600"/>
                    <wp:lineTo x="21600" y="0"/>
                  </wp:wrapPolygon>
                </wp:wrapTight>
                <wp:docPr id="1863543473" name="Cuadro de texto 1"/>
                <wp:cNvGraphicFramePr/>
                <a:graphic xmlns:a="http://schemas.openxmlformats.org/drawingml/2006/main">
                  <a:graphicData uri="http://schemas.microsoft.com/office/word/2010/wordprocessingShape">
                    <wps:wsp>
                      <wps:cNvSpPr txBox="1"/>
                      <wps:spPr>
                        <a:xfrm>
                          <a:off x="0" y="0"/>
                          <a:ext cx="5220335" cy="635"/>
                        </a:xfrm>
                        <a:prstGeom prst="rect">
                          <a:avLst/>
                        </a:prstGeom>
                        <a:solidFill>
                          <a:prstClr val="white"/>
                        </a:solidFill>
                        <a:ln>
                          <a:noFill/>
                        </a:ln>
                      </wps:spPr>
                      <wps:txbx>
                        <w:txbxContent>
                          <w:p w14:paraId="1356ECFD" w14:textId="02A31695" w:rsidR="00F0425B" w:rsidRPr="00E125E1" w:rsidRDefault="00F0425B" w:rsidP="00F0425B">
                            <w:pPr>
                              <w:pStyle w:val="Descripcin"/>
                              <w:jc w:val="center"/>
                              <w:rPr>
                                <w:bCs/>
                                <w:sz w:val="28"/>
                                <w:szCs w:val="28"/>
                                <w:lang w:val="es-US"/>
                              </w:rPr>
                            </w:pPr>
                            <w:r>
                              <w:t xml:space="preserve">Ilustración </w:t>
                            </w:r>
                            <w:r>
                              <w:fldChar w:fldCharType="begin"/>
                            </w:r>
                            <w:r>
                              <w:instrText xml:space="preserve"> SEQ Ilustración \* ARABIC </w:instrText>
                            </w:r>
                            <w:r>
                              <w:fldChar w:fldCharType="separate"/>
                            </w:r>
                            <w:r w:rsidR="00032885">
                              <w:rPr>
                                <w:noProof/>
                              </w:rPr>
                              <w:t>16</w:t>
                            </w:r>
                            <w:r>
                              <w:fldChar w:fldCharType="end"/>
                            </w:r>
                            <w:r>
                              <w:t>: Colapso del ejecutable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FC37F" id="_x0000_s1042" type="#_x0000_t202" style="position:absolute;left:0;text-align:left;margin-left:15.4pt;margin-top:249.75pt;width:411.0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" stroked="f">
                <v:textbox style="mso-fit-shape-to-text:t" inset="0,0,0,0">
                  <w:txbxContent>
                    <w:p w14:paraId="1356ECFD" w14:textId="02A31695" w:rsidR="00F0425B" w:rsidRPr="00E125E1" w:rsidRDefault="00F0425B" w:rsidP="00F0425B">
                      <w:pPr>
                        <w:pStyle w:val="Descripcin"/>
                        <w:jc w:val="center"/>
                        <w:rPr>
                          <w:bCs/>
                          <w:sz w:val="28"/>
                          <w:szCs w:val="28"/>
                          <w:lang w:val="es-US"/>
                        </w:rPr>
                      </w:pPr>
                      <w:r>
                        <w:t xml:space="preserve">Ilustración </w:t>
                      </w:r>
                      <w:r>
                        <w:fldChar w:fldCharType="begin"/>
                      </w:r>
                      <w:r>
                        <w:instrText xml:space="preserve"> SEQ Ilustración \* ARABIC </w:instrText>
                      </w:r>
                      <w:r>
                        <w:fldChar w:fldCharType="separate"/>
                      </w:r>
                      <w:r w:rsidR="00032885">
                        <w:rPr>
                          <w:noProof/>
                        </w:rPr>
                        <w:t>16</w:t>
                      </w:r>
                      <w:r>
                        <w:fldChar w:fldCharType="end"/>
                      </w:r>
                      <w:r>
                        <w:t>: Colapso del ejecutable</w:t>
                      </w:r>
                    </w:p>
                  </w:txbxContent>
                </v:textbox>
                <w10:wrap type="tight"/>
              </v:shape>
            </w:pict>
          </mc:Fallback>
        </mc:AlternateContent>
      </w:r>
      <w:r w:rsidRPr="00F0425B">
        <w:rPr>
          <w:bCs/>
          <w:noProof/>
          <w:sz w:val="28"/>
          <w:szCs w:val="28"/>
          <w:lang w:val="es-US"/>
        </w:rPr>
        <w:drawing>
          <wp:anchor distT="0" distB="0" distL="114300" distR="114300" simplePos="0" relativeHeight="251692032" behindDoc="1" locked="0" layoutInCell="1" allowOverlap="1" wp14:anchorId="02E513F3" wp14:editId="7C7A57F9">
            <wp:simplePos x="0" y="0"/>
            <wp:positionH relativeFrom="margin">
              <wp:align>center</wp:align>
            </wp:positionH>
            <wp:positionV relativeFrom="paragraph">
              <wp:posOffset>768837</wp:posOffset>
            </wp:positionV>
            <wp:extent cx="5220335" cy="2346325"/>
            <wp:effectExtent l="0" t="0" r="0" b="0"/>
            <wp:wrapTight wrapText="bothSides">
              <wp:wrapPolygon edited="0">
                <wp:start x="0" y="0"/>
                <wp:lineTo x="0" y="21395"/>
                <wp:lineTo x="21519" y="21395"/>
                <wp:lineTo x="21519" y="0"/>
                <wp:lineTo x="0" y="0"/>
              </wp:wrapPolygon>
            </wp:wrapTight>
            <wp:docPr id="13387406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4067" name="Imagen 1" descr="Captura de pantalla de computador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220335" cy="2346325"/>
                    </a:xfrm>
                    <a:prstGeom prst="rect">
                      <a:avLst/>
                    </a:prstGeom>
                  </pic:spPr>
                </pic:pic>
              </a:graphicData>
            </a:graphic>
            <wp14:sizeRelH relativeFrom="margin">
              <wp14:pctWidth>0</wp14:pctWidth>
            </wp14:sizeRelH>
            <wp14:sizeRelV relativeFrom="margin">
              <wp14:pctHeight>0</wp14:pctHeight>
            </wp14:sizeRelV>
          </wp:anchor>
        </w:drawing>
      </w:r>
      <w:r>
        <w:rPr>
          <w:bCs/>
          <w:sz w:val="28"/>
          <w:szCs w:val="28"/>
          <w:lang w:val="es-US"/>
        </w:rPr>
        <w:t>Es importante detallar que se deben evitar introducir letras como si fueran numeros ya que, es caso de hacerlo, el programa colapsara y se terminara de golpe como se muestra en la siguiente ilustración:</w:t>
      </w:r>
    </w:p>
    <w:p w14:paraId="0843EAD2" w14:textId="154D0659" w:rsidR="00F0425B" w:rsidRDefault="00F0425B" w:rsidP="00F0425B">
      <w:pPr>
        <w:jc w:val="both"/>
        <w:rPr>
          <w:bCs/>
          <w:sz w:val="28"/>
          <w:szCs w:val="28"/>
          <w:lang w:val="es-US"/>
        </w:rPr>
      </w:pPr>
      <w:r>
        <w:rPr>
          <w:bCs/>
          <w:sz w:val="28"/>
          <w:szCs w:val="28"/>
          <w:lang w:val="es-US"/>
        </w:rPr>
        <w:t>Para solucionarlo, deberá cerrar el ejecutable y volver a abrirlo.</w:t>
      </w:r>
    </w:p>
    <w:p w14:paraId="718DA69B" w14:textId="3AAE692C" w:rsidR="00F0425B" w:rsidRDefault="00F0425B" w:rsidP="00F0425B">
      <w:pPr>
        <w:jc w:val="both"/>
        <w:rPr>
          <w:bCs/>
          <w:sz w:val="28"/>
          <w:szCs w:val="28"/>
          <w:lang w:val="es-US"/>
        </w:rPr>
      </w:pPr>
      <w:r>
        <w:rPr>
          <w:bCs/>
          <w:sz w:val="28"/>
          <w:szCs w:val="28"/>
          <w:lang w:val="es-US"/>
        </w:rPr>
        <w:t>Finalmente, en caso de haber ganado este, minijuego, se podria decir, se le notificara y el juego terminara.</w:t>
      </w:r>
    </w:p>
    <w:p w14:paraId="38C3E48B" w14:textId="77777777" w:rsidR="00F0425B" w:rsidRDefault="00F0425B" w:rsidP="00F0425B">
      <w:pPr>
        <w:jc w:val="both"/>
        <w:rPr>
          <w:bCs/>
          <w:sz w:val="28"/>
          <w:szCs w:val="28"/>
          <w:lang w:val="es-US"/>
        </w:rPr>
      </w:pPr>
    </w:p>
    <w:p w14:paraId="413826D7" w14:textId="342CB333" w:rsidR="00F0425B" w:rsidRDefault="00F0425B" w:rsidP="00F0425B">
      <w:pPr>
        <w:jc w:val="both"/>
        <w:rPr>
          <w:bCs/>
          <w:sz w:val="28"/>
          <w:szCs w:val="28"/>
          <w:lang w:val="es-US"/>
        </w:rPr>
      </w:pPr>
      <w:r>
        <w:rPr>
          <w:noProof/>
        </w:rPr>
        <w:lastRenderedPageBreak/>
        <mc:AlternateContent>
          <mc:Choice Requires="wps">
            <w:drawing>
              <wp:anchor distT="0" distB="0" distL="114300" distR="114300" simplePos="0" relativeHeight="251697152" behindDoc="1" locked="0" layoutInCell="1" allowOverlap="1" wp14:anchorId="5349E6C7" wp14:editId="6FF0D2B9">
                <wp:simplePos x="0" y="0"/>
                <wp:positionH relativeFrom="column">
                  <wp:posOffset>-184785</wp:posOffset>
                </wp:positionH>
                <wp:positionV relativeFrom="paragraph">
                  <wp:posOffset>1500505</wp:posOffset>
                </wp:positionV>
                <wp:extent cx="2771775" cy="635"/>
                <wp:effectExtent l="0" t="0" r="0" b="0"/>
                <wp:wrapTight wrapText="bothSides">
                  <wp:wrapPolygon edited="0">
                    <wp:start x="0" y="0"/>
                    <wp:lineTo x="0" y="21600"/>
                    <wp:lineTo x="21600" y="21600"/>
                    <wp:lineTo x="21600" y="0"/>
                  </wp:wrapPolygon>
                </wp:wrapTight>
                <wp:docPr id="507246578" name="Cuadro de texto 1"/>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14:paraId="12C780C2" w14:textId="1E081484" w:rsidR="00F0425B" w:rsidRPr="0088441C" w:rsidRDefault="00F0425B" w:rsidP="00F0425B">
                            <w:pPr>
                              <w:pStyle w:val="Descripcin"/>
                              <w:jc w:val="center"/>
                              <w:rPr>
                                <w:bCs/>
                                <w:sz w:val="28"/>
                                <w:szCs w:val="28"/>
                                <w:lang w:val="es-US"/>
                              </w:rPr>
                            </w:pPr>
                            <w:r>
                              <w:t xml:space="preserve">Ilustración </w:t>
                            </w:r>
                            <w:r>
                              <w:fldChar w:fldCharType="begin"/>
                            </w:r>
                            <w:r>
                              <w:instrText xml:space="preserve"> SEQ Ilustración \* ARABIC </w:instrText>
                            </w:r>
                            <w:r>
                              <w:fldChar w:fldCharType="separate"/>
                            </w:r>
                            <w:r w:rsidR="00032885">
                              <w:rPr>
                                <w:noProof/>
                              </w:rPr>
                              <w:t>17</w:t>
                            </w:r>
                            <w:r>
                              <w:fldChar w:fldCharType="end"/>
                            </w:r>
                            <w:r>
                              <w:t>: Has ganado el minijuego!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49E6C7" id="_x0000_s1043" type="#_x0000_t202" style="position:absolute;left:0;text-align:left;margin-left:-14.55pt;margin-top:118.15pt;width:218.2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8y+GwIAAEAEAAAOAAAAZHJzL2Uyb0RvYy54bWysU8Fu2zAMvQ/YPwi6L04ytBm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" stroked="f">
                <v:textbox style="mso-fit-shape-to-text:t" inset="0,0,0,0">
                  <w:txbxContent>
                    <w:p w14:paraId="12C780C2" w14:textId="1E081484" w:rsidR="00F0425B" w:rsidRPr="0088441C" w:rsidRDefault="00F0425B" w:rsidP="00F0425B">
                      <w:pPr>
                        <w:pStyle w:val="Descripcin"/>
                        <w:jc w:val="center"/>
                        <w:rPr>
                          <w:bCs/>
                          <w:sz w:val="28"/>
                          <w:szCs w:val="28"/>
                          <w:lang w:val="es-US"/>
                        </w:rPr>
                      </w:pPr>
                      <w:r>
                        <w:t xml:space="preserve">Ilustración </w:t>
                      </w:r>
                      <w:r>
                        <w:fldChar w:fldCharType="begin"/>
                      </w:r>
                      <w:r>
                        <w:instrText xml:space="preserve"> SEQ Ilustración \* ARABIC </w:instrText>
                      </w:r>
                      <w:r>
                        <w:fldChar w:fldCharType="separate"/>
                      </w:r>
                      <w:r w:rsidR="00032885">
                        <w:rPr>
                          <w:noProof/>
                        </w:rPr>
                        <w:t>17</w:t>
                      </w:r>
                      <w:r>
                        <w:fldChar w:fldCharType="end"/>
                      </w:r>
                      <w:r>
                        <w:t>: Has ganado el minijuego!</w:t>
                      </w:r>
                    </w:p>
                  </w:txbxContent>
                </v:textbox>
                <w10:wrap type="tight"/>
              </v:shape>
            </w:pict>
          </mc:Fallback>
        </mc:AlternateContent>
      </w:r>
      <w:r w:rsidRPr="00F0425B">
        <w:rPr>
          <w:bCs/>
          <w:noProof/>
          <w:sz w:val="28"/>
          <w:szCs w:val="28"/>
          <w:lang w:val="es-US"/>
        </w:rPr>
        <w:drawing>
          <wp:anchor distT="0" distB="0" distL="114300" distR="114300" simplePos="0" relativeHeight="251695104" behindDoc="1" locked="0" layoutInCell="1" allowOverlap="1" wp14:anchorId="40BF7629" wp14:editId="29812589">
            <wp:simplePos x="0" y="0"/>
            <wp:positionH relativeFrom="margin">
              <wp:posOffset>-184785</wp:posOffset>
            </wp:positionH>
            <wp:positionV relativeFrom="paragraph">
              <wp:posOffset>5080</wp:posOffset>
            </wp:positionV>
            <wp:extent cx="2771775" cy="1438275"/>
            <wp:effectExtent l="0" t="0" r="9525" b="9525"/>
            <wp:wrapTight wrapText="bothSides">
              <wp:wrapPolygon edited="0">
                <wp:start x="0" y="0"/>
                <wp:lineTo x="0" y="21457"/>
                <wp:lineTo x="21526" y="21457"/>
                <wp:lineTo x="21526" y="0"/>
                <wp:lineTo x="0" y="0"/>
              </wp:wrapPolygon>
            </wp:wrapTight>
            <wp:docPr id="5496793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79357" name="Imagen 1"/>
                    <pic:cNvPicPr/>
                  </pic:nvPicPr>
                  <pic:blipFill>
                    <a:blip r:embed="rId26">
                      <a:extLst>
                        <a:ext uri="{28A0092B-C50C-407E-A947-70E740481C1C}">
                          <a14:useLocalDpi xmlns:a14="http://schemas.microsoft.com/office/drawing/2010/main" val="0"/>
                        </a:ext>
                      </a:extLst>
                    </a:blip>
                    <a:stretch>
                      <a:fillRect/>
                    </a:stretch>
                  </pic:blipFill>
                  <pic:spPr>
                    <a:xfrm>
                      <a:off x="0" y="0"/>
                      <a:ext cx="2771775" cy="1438275"/>
                    </a:xfrm>
                    <a:prstGeom prst="rect">
                      <a:avLst/>
                    </a:prstGeom>
                  </pic:spPr>
                </pic:pic>
              </a:graphicData>
            </a:graphic>
            <wp14:sizeRelH relativeFrom="margin">
              <wp14:pctWidth>0</wp14:pctWidth>
            </wp14:sizeRelH>
            <wp14:sizeRelV relativeFrom="margin">
              <wp14:pctHeight>0</wp14:pctHeight>
            </wp14:sizeRelV>
          </wp:anchor>
        </w:drawing>
      </w:r>
      <w:r>
        <w:rPr>
          <w:bCs/>
          <w:sz w:val="28"/>
          <w:szCs w:val="28"/>
          <w:lang w:val="es-US"/>
        </w:rPr>
        <w:t>Independientemente de que intento haya ganado este minijuego, el subprograma terminara y podra probar algun otro subprograma. Recuerde escribir “</w:t>
      </w:r>
      <w:r>
        <w:rPr>
          <w:bCs/>
          <w:i/>
          <w:iCs/>
          <w:sz w:val="28"/>
          <w:szCs w:val="28"/>
          <w:lang w:val="es-US"/>
        </w:rPr>
        <w:t xml:space="preserve">AYUDA” </w:t>
      </w:r>
      <w:r>
        <w:rPr>
          <w:bCs/>
          <w:sz w:val="28"/>
          <w:szCs w:val="28"/>
          <w:lang w:val="es-US"/>
        </w:rPr>
        <w:t>en caso de querer volver a imprimir el menú de inicio.</w:t>
      </w:r>
    </w:p>
    <w:p w14:paraId="7D0AE0A6" w14:textId="37EE9593" w:rsidR="00F0425B" w:rsidRDefault="00F0425B" w:rsidP="00F0425B">
      <w:pPr>
        <w:jc w:val="both"/>
        <w:rPr>
          <w:bCs/>
          <w:sz w:val="28"/>
          <w:szCs w:val="28"/>
          <w:lang w:val="es-US"/>
        </w:rPr>
      </w:pPr>
    </w:p>
    <w:p w14:paraId="21815EE4" w14:textId="00DCC97B" w:rsidR="00CE6593" w:rsidRDefault="00CE6593" w:rsidP="00F0425B">
      <w:pPr>
        <w:jc w:val="both"/>
        <w:rPr>
          <w:bCs/>
          <w:sz w:val="28"/>
          <w:szCs w:val="28"/>
          <w:lang w:val="es-US"/>
        </w:rPr>
      </w:pPr>
      <w:r>
        <w:rPr>
          <w:noProof/>
        </w:rPr>
        <mc:AlternateContent>
          <mc:Choice Requires="wps">
            <w:drawing>
              <wp:anchor distT="0" distB="0" distL="114300" distR="114300" simplePos="0" relativeHeight="251700224" behindDoc="1" locked="0" layoutInCell="1" allowOverlap="1" wp14:anchorId="312A16FA" wp14:editId="12A3FC9F">
                <wp:simplePos x="0" y="0"/>
                <wp:positionH relativeFrom="column">
                  <wp:posOffset>2644140</wp:posOffset>
                </wp:positionH>
                <wp:positionV relativeFrom="paragraph">
                  <wp:posOffset>4109720</wp:posOffset>
                </wp:positionV>
                <wp:extent cx="3048000" cy="635"/>
                <wp:effectExtent l="0" t="0" r="0" b="0"/>
                <wp:wrapTight wrapText="bothSides">
                  <wp:wrapPolygon edited="0">
                    <wp:start x="0" y="0"/>
                    <wp:lineTo x="0" y="21600"/>
                    <wp:lineTo x="21600" y="21600"/>
                    <wp:lineTo x="21600" y="0"/>
                  </wp:wrapPolygon>
                </wp:wrapTight>
                <wp:docPr id="908248074" name="Cuadro de texto 1"/>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4BE6CCB1" w14:textId="170DF28F" w:rsidR="00CE6593" w:rsidRPr="00F371B9" w:rsidRDefault="00CE6593" w:rsidP="00CE6593">
                            <w:pPr>
                              <w:pStyle w:val="Descripcin"/>
                              <w:jc w:val="center"/>
                              <w:rPr>
                                <w:bCs/>
                                <w:sz w:val="28"/>
                                <w:szCs w:val="28"/>
                                <w:lang w:val="es-US"/>
                              </w:rPr>
                            </w:pPr>
                            <w:r>
                              <w:t xml:space="preserve">Ilustración </w:t>
                            </w:r>
                            <w:r>
                              <w:fldChar w:fldCharType="begin"/>
                            </w:r>
                            <w:r>
                              <w:instrText xml:space="preserve"> SEQ Ilustración \* ARABIC </w:instrText>
                            </w:r>
                            <w:r>
                              <w:fldChar w:fldCharType="separate"/>
                            </w:r>
                            <w:r w:rsidR="00032885">
                              <w:rPr>
                                <w:noProof/>
                              </w:rPr>
                              <w:t>18</w:t>
                            </w:r>
                            <w:r>
                              <w:fldChar w:fldCharType="end"/>
                            </w:r>
                            <w:r>
                              <w:t>: Perdiste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2A16FA" id="_x0000_s1044" type="#_x0000_t202" style="position:absolute;left:0;text-align:left;margin-left:208.2pt;margin-top:323.6pt;width:240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" stroked="f">
                <v:textbox style="mso-fit-shape-to-text:t" inset="0,0,0,0">
                  <w:txbxContent>
                    <w:p w14:paraId="4BE6CCB1" w14:textId="170DF28F" w:rsidR="00CE6593" w:rsidRPr="00F371B9" w:rsidRDefault="00CE6593" w:rsidP="00CE6593">
                      <w:pPr>
                        <w:pStyle w:val="Descripcin"/>
                        <w:jc w:val="center"/>
                        <w:rPr>
                          <w:bCs/>
                          <w:sz w:val="28"/>
                          <w:szCs w:val="28"/>
                          <w:lang w:val="es-US"/>
                        </w:rPr>
                      </w:pPr>
                      <w:r>
                        <w:t xml:space="preserve">Ilustración </w:t>
                      </w:r>
                      <w:r>
                        <w:fldChar w:fldCharType="begin"/>
                      </w:r>
                      <w:r>
                        <w:instrText xml:space="preserve"> SEQ Ilustración \* ARABIC </w:instrText>
                      </w:r>
                      <w:r>
                        <w:fldChar w:fldCharType="separate"/>
                      </w:r>
                      <w:r w:rsidR="00032885">
                        <w:rPr>
                          <w:noProof/>
                        </w:rPr>
                        <w:t>18</w:t>
                      </w:r>
                      <w:r>
                        <w:fldChar w:fldCharType="end"/>
                      </w:r>
                      <w:r>
                        <w:t>: Perdiste</w:t>
                      </w:r>
                    </w:p>
                  </w:txbxContent>
                </v:textbox>
                <w10:wrap type="tight"/>
              </v:shape>
            </w:pict>
          </mc:Fallback>
        </mc:AlternateContent>
      </w:r>
      <w:r w:rsidRPr="00CE6593">
        <w:rPr>
          <w:bCs/>
          <w:noProof/>
          <w:sz w:val="28"/>
          <w:szCs w:val="28"/>
          <w:lang w:val="es-US"/>
        </w:rPr>
        <w:drawing>
          <wp:anchor distT="0" distB="0" distL="114300" distR="114300" simplePos="0" relativeHeight="251698176" behindDoc="1" locked="0" layoutInCell="1" allowOverlap="1" wp14:anchorId="49D557DE" wp14:editId="3AE296FC">
            <wp:simplePos x="0" y="0"/>
            <wp:positionH relativeFrom="column">
              <wp:posOffset>2644140</wp:posOffset>
            </wp:positionH>
            <wp:positionV relativeFrom="paragraph">
              <wp:posOffset>48260</wp:posOffset>
            </wp:positionV>
            <wp:extent cx="3048000" cy="4004389"/>
            <wp:effectExtent l="0" t="0" r="0" b="0"/>
            <wp:wrapTight wrapText="bothSides">
              <wp:wrapPolygon edited="0">
                <wp:start x="0" y="0"/>
                <wp:lineTo x="0" y="21477"/>
                <wp:lineTo x="21465" y="21477"/>
                <wp:lineTo x="21465" y="0"/>
                <wp:lineTo x="0" y="0"/>
              </wp:wrapPolygon>
            </wp:wrapTight>
            <wp:docPr id="18170456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4561" name="Imagen 1" descr="Text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3048000" cy="4004389"/>
                    </a:xfrm>
                    <a:prstGeom prst="rect">
                      <a:avLst/>
                    </a:prstGeom>
                  </pic:spPr>
                </pic:pic>
              </a:graphicData>
            </a:graphic>
          </wp:anchor>
        </w:drawing>
      </w:r>
      <w:r>
        <w:rPr>
          <w:bCs/>
          <w:sz w:val="28"/>
          <w:szCs w:val="28"/>
          <w:lang w:val="es-US"/>
        </w:rPr>
        <w:t xml:space="preserve">En caso de perder el minijuego, se imprimirá la contraseña digito por digito. No se espante si tarda en imprimirse, así </w:t>
      </w:r>
      <w:proofErr w:type="spellStart"/>
      <w:r>
        <w:rPr>
          <w:bCs/>
          <w:sz w:val="28"/>
          <w:szCs w:val="28"/>
          <w:lang w:val="es-US"/>
        </w:rPr>
        <w:t>esta</w:t>
      </w:r>
      <w:proofErr w:type="spellEnd"/>
      <w:r>
        <w:rPr>
          <w:bCs/>
          <w:sz w:val="28"/>
          <w:szCs w:val="28"/>
          <w:lang w:val="es-US"/>
        </w:rPr>
        <w:t xml:space="preserve"> programado la impresión de la contraseña para dar un poco más de, ¿suspenso?</w:t>
      </w:r>
    </w:p>
    <w:p w14:paraId="0FD5BC70" w14:textId="05C39968" w:rsidR="00A84C35" w:rsidRDefault="00CE6593" w:rsidP="00F0425B">
      <w:pPr>
        <w:jc w:val="both"/>
        <w:rPr>
          <w:bCs/>
          <w:sz w:val="28"/>
          <w:szCs w:val="28"/>
          <w:lang w:val="es-US"/>
        </w:rPr>
      </w:pPr>
      <w:r>
        <w:rPr>
          <w:bCs/>
          <w:sz w:val="28"/>
          <w:szCs w:val="28"/>
          <w:lang w:val="es-US"/>
        </w:rPr>
        <w:t>Buena suerte intentando ganar este minijuego, la cual, realmente necesitaras. Cada que se ejecuta el subprograma se genera una nueva contraseña, por lo que tendras mucho tiempo para intentarlo.</w:t>
      </w:r>
      <w:ins w:id="0" w:author="maximo moreno" w:date="2024-06-18T22:52:00Z" w16du:dateUtc="2024-06-19T04:52:00Z">
        <w:r w:rsidR="00A84C35">
          <w:rPr>
            <w:bCs/>
            <w:sz w:val="28"/>
            <w:szCs w:val="28"/>
            <w:lang w:val="es-US"/>
          </w:rPr>
          <w:t xml:space="preserve"> </w:t>
        </w:r>
      </w:ins>
    </w:p>
    <w:p w14:paraId="3AC91E96" w14:textId="77777777" w:rsidR="00A84C35" w:rsidRDefault="00A84C35" w:rsidP="00F0425B">
      <w:pPr>
        <w:jc w:val="both"/>
        <w:rPr>
          <w:bCs/>
          <w:sz w:val="28"/>
          <w:szCs w:val="28"/>
          <w:lang w:val="es-US"/>
        </w:rPr>
      </w:pPr>
    </w:p>
    <w:p w14:paraId="7FCAE89D" w14:textId="77777777" w:rsidR="00A84C35" w:rsidRDefault="00A84C35" w:rsidP="00F0425B">
      <w:pPr>
        <w:jc w:val="both"/>
        <w:rPr>
          <w:bCs/>
          <w:sz w:val="28"/>
          <w:szCs w:val="28"/>
          <w:lang w:val="es-US"/>
        </w:rPr>
      </w:pPr>
    </w:p>
    <w:p w14:paraId="08A20B04" w14:textId="77777777" w:rsidR="00A84C35" w:rsidRDefault="00A84C35" w:rsidP="00F0425B">
      <w:pPr>
        <w:jc w:val="both"/>
        <w:rPr>
          <w:bCs/>
          <w:sz w:val="28"/>
          <w:szCs w:val="28"/>
          <w:lang w:val="es-US"/>
        </w:rPr>
      </w:pPr>
    </w:p>
    <w:p w14:paraId="6123543B" w14:textId="77777777" w:rsidR="00A84C35" w:rsidRDefault="00A84C35" w:rsidP="00F0425B">
      <w:pPr>
        <w:jc w:val="both"/>
        <w:rPr>
          <w:bCs/>
          <w:sz w:val="28"/>
          <w:szCs w:val="28"/>
          <w:lang w:val="es-US"/>
        </w:rPr>
      </w:pPr>
    </w:p>
    <w:p w14:paraId="4923DB9D" w14:textId="77777777" w:rsidR="00A84C35" w:rsidRDefault="00A84C35" w:rsidP="00F0425B">
      <w:pPr>
        <w:jc w:val="both"/>
        <w:rPr>
          <w:bCs/>
          <w:sz w:val="28"/>
          <w:szCs w:val="28"/>
          <w:lang w:val="es-US"/>
        </w:rPr>
      </w:pPr>
    </w:p>
    <w:p w14:paraId="36F4F96D" w14:textId="77777777" w:rsidR="00A84C35" w:rsidRDefault="00A84C35" w:rsidP="00F0425B">
      <w:pPr>
        <w:jc w:val="both"/>
        <w:rPr>
          <w:bCs/>
          <w:sz w:val="28"/>
          <w:szCs w:val="28"/>
          <w:lang w:val="es-US"/>
        </w:rPr>
      </w:pPr>
    </w:p>
    <w:p w14:paraId="20E2A9D3" w14:textId="77777777" w:rsidR="00A84C35" w:rsidRDefault="00A84C35" w:rsidP="00F0425B">
      <w:pPr>
        <w:jc w:val="both"/>
        <w:rPr>
          <w:bCs/>
          <w:sz w:val="28"/>
          <w:szCs w:val="28"/>
          <w:lang w:val="es-US"/>
        </w:rPr>
      </w:pPr>
    </w:p>
    <w:p w14:paraId="05D8E2BE" w14:textId="77777777" w:rsidR="00A84C35" w:rsidRDefault="00A84C35" w:rsidP="00F0425B">
      <w:pPr>
        <w:jc w:val="both"/>
        <w:rPr>
          <w:bCs/>
          <w:sz w:val="28"/>
          <w:szCs w:val="28"/>
          <w:lang w:val="es-US"/>
        </w:rPr>
      </w:pPr>
    </w:p>
    <w:p w14:paraId="4DF09C35" w14:textId="77777777" w:rsidR="00A84C35" w:rsidRDefault="00A84C35" w:rsidP="00F0425B">
      <w:pPr>
        <w:jc w:val="both"/>
        <w:rPr>
          <w:bCs/>
          <w:sz w:val="28"/>
          <w:szCs w:val="28"/>
          <w:lang w:val="es-US"/>
        </w:rPr>
      </w:pPr>
    </w:p>
    <w:p w14:paraId="1EA3A91C" w14:textId="7C8367E7" w:rsidR="00A84C35" w:rsidRDefault="00A84C35" w:rsidP="00F0425B">
      <w:pPr>
        <w:jc w:val="both"/>
        <w:rPr>
          <w:b/>
          <w:sz w:val="40"/>
          <w:szCs w:val="40"/>
          <w:lang w:val="es-US"/>
        </w:rPr>
      </w:pPr>
      <w:r>
        <w:rPr>
          <w:b/>
          <w:sz w:val="40"/>
          <w:szCs w:val="40"/>
          <w:lang w:val="es-US"/>
        </w:rPr>
        <w:lastRenderedPageBreak/>
        <w:t>Ejercicio 7 (Diagrama de flujo)</w:t>
      </w:r>
    </w:p>
    <w:p w14:paraId="40EAC77A" w14:textId="4CE7BAC8" w:rsidR="00A84C35" w:rsidRPr="00A84C35" w:rsidRDefault="00A84C35" w:rsidP="00F0425B">
      <w:pPr>
        <w:jc w:val="both"/>
        <w:rPr>
          <w:b/>
          <w:sz w:val="40"/>
          <w:szCs w:val="40"/>
          <w:lang w:val="es-US"/>
        </w:rPr>
      </w:pPr>
      <w:r w:rsidRPr="00A84C35">
        <w:rPr>
          <w:b/>
          <w:sz w:val="40"/>
          <w:szCs w:val="40"/>
          <w:lang w:val="es-US"/>
        </w:rPr>
        <w:drawing>
          <wp:anchor distT="0" distB="0" distL="114300" distR="114300" simplePos="0" relativeHeight="251702272" behindDoc="1" locked="0" layoutInCell="1" allowOverlap="1" wp14:anchorId="17AFCE29" wp14:editId="5C304C5F">
            <wp:simplePos x="0" y="0"/>
            <wp:positionH relativeFrom="margin">
              <wp:posOffset>523240</wp:posOffset>
            </wp:positionH>
            <wp:positionV relativeFrom="paragraph">
              <wp:posOffset>8255</wp:posOffset>
            </wp:positionV>
            <wp:extent cx="4509770" cy="2401570"/>
            <wp:effectExtent l="0" t="0" r="5080" b="0"/>
            <wp:wrapTight wrapText="bothSides">
              <wp:wrapPolygon edited="0">
                <wp:start x="0" y="0"/>
                <wp:lineTo x="0" y="21417"/>
                <wp:lineTo x="21533" y="21417"/>
                <wp:lineTo x="21533" y="0"/>
                <wp:lineTo x="0" y="0"/>
              </wp:wrapPolygon>
            </wp:wrapTight>
            <wp:docPr id="38516001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60015" name="Imagen 1"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509770" cy="2401570"/>
                    </a:xfrm>
                    <a:prstGeom prst="rect">
                      <a:avLst/>
                    </a:prstGeom>
                  </pic:spPr>
                </pic:pic>
              </a:graphicData>
            </a:graphic>
            <wp14:sizeRelH relativeFrom="margin">
              <wp14:pctWidth>0</wp14:pctWidth>
            </wp14:sizeRelH>
            <wp14:sizeRelV relativeFrom="margin">
              <wp14:pctHeight>0</wp14:pctHeight>
            </wp14:sizeRelV>
          </wp:anchor>
        </w:drawing>
      </w:r>
    </w:p>
    <w:p w14:paraId="3D737B0D" w14:textId="101C012A" w:rsidR="00A84C35" w:rsidRDefault="00A84C35" w:rsidP="00F0425B">
      <w:pPr>
        <w:jc w:val="both"/>
        <w:rPr>
          <w:bCs/>
          <w:sz w:val="28"/>
          <w:szCs w:val="28"/>
          <w:lang w:val="es-US"/>
        </w:rPr>
      </w:pPr>
    </w:p>
    <w:p w14:paraId="07F97260" w14:textId="10FCE53D" w:rsidR="00A84C35" w:rsidRDefault="00A84C35" w:rsidP="00F0425B">
      <w:pPr>
        <w:jc w:val="both"/>
        <w:rPr>
          <w:bCs/>
          <w:sz w:val="28"/>
          <w:szCs w:val="28"/>
          <w:lang w:val="es-US"/>
        </w:rPr>
      </w:pPr>
    </w:p>
    <w:p w14:paraId="16DF51CD" w14:textId="4B4F3760" w:rsidR="00A84C35" w:rsidRDefault="00A84C35" w:rsidP="00F0425B">
      <w:pPr>
        <w:jc w:val="both"/>
        <w:rPr>
          <w:bCs/>
          <w:sz w:val="28"/>
          <w:szCs w:val="28"/>
          <w:lang w:val="es-US"/>
        </w:rPr>
      </w:pPr>
    </w:p>
    <w:p w14:paraId="1A4A979D" w14:textId="33FF5434" w:rsidR="00A84C35" w:rsidRDefault="00A84C35" w:rsidP="00F0425B">
      <w:pPr>
        <w:jc w:val="both"/>
        <w:rPr>
          <w:bCs/>
          <w:sz w:val="28"/>
          <w:szCs w:val="28"/>
          <w:lang w:val="es-US"/>
        </w:rPr>
      </w:pPr>
    </w:p>
    <w:p w14:paraId="42C3C2BB" w14:textId="77777777" w:rsidR="00A84C35" w:rsidRDefault="00A84C35" w:rsidP="00F0425B">
      <w:pPr>
        <w:jc w:val="both"/>
        <w:rPr>
          <w:bCs/>
          <w:sz w:val="28"/>
          <w:szCs w:val="28"/>
          <w:lang w:val="es-US"/>
        </w:rPr>
      </w:pPr>
    </w:p>
    <w:p w14:paraId="01DF1A57" w14:textId="5D1DF402" w:rsidR="00A84C35" w:rsidRDefault="00A84C35" w:rsidP="00F0425B">
      <w:pPr>
        <w:jc w:val="both"/>
        <w:rPr>
          <w:bCs/>
          <w:sz w:val="28"/>
          <w:szCs w:val="28"/>
          <w:lang w:val="es-US"/>
        </w:rPr>
      </w:pPr>
      <w:r w:rsidRPr="00A84C35">
        <w:rPr>
          <w:bCs/>
          <w:sz w:val="28"/>
          <w:szCs w:val="28"/>
          <w:lang w:val="es-US"/>
        </w:rPr>
        <w:drawing>
          <wp:anchor distT="0" distB="0" distL="114300" distR="114300" simplePos="0" relativeHeight="251701248" behindDoc="1" locked="0" layoutInCell="1" allowOverlap="1" wp14:anchorId="1046CC7B" wp14:editId="3D1EEA0C">
            <wp:simplePos x="0" y="0"/>
            <wp:positionH relativeFrom="margin">
              <wp:align>left</wp:align>
            </wp:positionH>
            <wp:positionV relativeFrom="paragraph">
              <wp:posOffset>280689</wp:posOffset>
            </wp:positionV>
            <wp:extent cx="5496560" cy="5173345"/>
            <wp:effectExtent l="0" t="0" r="8890" b="8255"/>
            <wp:wrapTight wrapText="bothSides">
              <wp:wrapPolygon edited="0">
                <wp:start x="0" y="0"/>
                <wp:lineTo x="0" y="21555"/>
                <wp:lineTo x="21560" y="21555"/>
                <wp:lineTo x="21560" y="0"/>
                <wp:lineTo x="0" y="0"/>
              </wp:wrapPolygon>
            </wp:wrapTight>
            <wp:docPr id="183530688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06888" name="Imagen 1"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498976" cy="5175768"/>
                    </a:xfrm>
                    <a:prstGeom prst="rect">
                      <a:avLst/>
                    </a:prstGeom>
                  </pic:spPr>
                </pic:pic>
              </a:graphicData>
            </a:graphic>
            <wp14:sizeRelH relativeFrom="margin">
              <wp14:pctWidth>0</wp14:pctWidth>
            </wp14:sizeRelH>
            <wp14:sizeRelV relativeFrom="margin">
              <wp14:pctHeight>0</wp14:pctHeight>
            </wp14:sizeRelV>
          </wp:anchor>
        </w:drawing>
      </w:r>
      <w:r>
        <w:rPr>
          <w:bCs/>
          <w:noProof/>
          <w:sz w:val="28"/>
          <w:szCs w:val="28"/>
          <w:lang w:val="es-US"/>
        </w:rPr>
        <mc:AlternateContent>
          <mc:Choice Requires="wps">
            <w:drawing>
              <wp:anchor distT="0" distB="0" distL="114300" distR="114300" simplePos="0" relativeHeight="251703296" behindDoc="0" locked="0" layoutInCell="1" allowOverlap="1" wp14:anchorId="18FDB7E5" wp14:editId="499683D0">
                <wp:simplePos x="0" y="0"/>
                <wp:positionH relativeFrom="column">
                  <wp:posOffset>2775140</wp:posOffset>
                </wp:positionH>
                <wp:positionV relativeFrom="paragraph">
                  <wp:posOffset>5426075</wp:posOffset>
                </wp:positionV>
                <wp:extent cx="395785" cy="368489"/>
                <wp:effectExtent l="0" t="0" r="23495" b="12700"/>
                <wp:wrapNone/>
                <wp:docPr id="890662237" name="Elipse 16"/>
                <wp:cNvGraphicFramePr/>
                <a:graphic xmlns:a="http://schemas.openxmlformats.org/drawingml/2006/main">
                  <a:graphicData uri="http://schemas.microsoft.com/office/word/2010/wordprocessingShape">
                    <wps:wsp>
                      <wps:cNvSpPr/>
                      <wps:spPr>
                        <a:xfrm>
                          <a:off x="0" y="0"/>
                          <a:ext cx="395785" cy="36848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3C87336" w14:textId="429D0124" w:rsidR="00A84C35" w:rsidRPr="00A84C35" w:rsidRDefault="00A84C35" w:rsidP="00A84C35">
                            <w:pPr>
                              <w:jc w:val="center"/>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4C35">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FDB7E5" id="Elipse 16" o:spid="_x0000_s1045" style="position:absolute;left:0;text-align:left;margin-left:218.5pt;margin-top:427.25pt;width:31.15pt;height:2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" fillcolor="#156082 [3204]" strokecolor="#030e13 [484]" strokeweight="1pt">
                <v:stroke joinstyle="miter"/>
                <v:textbox>
                  <w:txbxContent>
                    <w:p w14:paraId="73C87336" w14:textId="429D0124" w:rsidR="00A84C35" w:rsidRPr="00A84C35" w:rsidRDefault="00A84C35" w:rsidP="00A84C35">
                      <w:pPr>
                        <w:jc w:val="center"/>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4C35">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oval>
            </w:pict>
          </mc:Fallback>
        </mc:AlternateContent>
      </w:r>
    </w:p>
    <w:p w14:paraId="644DC409" w14:textId="07EBB373" w:rsidR="00CC2BA4" w:rsidRDefault="00CC2BA4" w:rsidP="00F0425B">
      <w:pPr>
        <w:jc w:val="both"/>
        <w:rPr>
          <w:bCs/>
          <w:sz w:val="28"/>
          <w:szCs w:val="28"/>
          <w:lang w:val="es-US"/>
        </w:rPr>
      </w:pPr>
      <w:r w:rsidRPr="00A84C35">
        <w:rPr>
          <w:bCs/>
          <w:sz w:val="28"/>
          <w:szCs w:val="28"/>
          <w:lang w:val="es-US"/>
        </w:rPr>
        <w:lastRenderedPageBreak/>
        <w:drawing>
          <wp:anchor distT="0" distB="0" distL="114300" distR="114300" simplePos="0" relativeHeight="251704320" behindDoc="1" locked="0" layoutInCell="1" allowOverlap="1" wp14:anchorId="2371327A" wp14:editId="7BF82833">
            <wp:simplePos x="0" y="0"/>
            <wp:positionH relativeFrom="margin">
              <wp:posOffset>2225040</wp:posOffset>
            </wp:positionH>
            <wp:positionV relativeFrom="paragraph">
              <wp:posOffset>9525</wp:posOffset>
            </wp:positionV>
            <wp:extent cx="2906395" cy="3236595"/>
            <wp:effectExtent l="0" t="0" r="8255" b="1905"/>
            <wp:wrapTight wrapText="bothSides">
              <wp:wrapPolygon edited="0">
                <wp:start x="0" y="0"/>
                <wp:lineTo x="0" y="21486"/>
                <wp:lineTo x="21520" y="21486"/>
                <wp:lineTo x="21520" y="0"/>
                <wp:lineTo x="0" y="0"/>
              </wp:wrapPolygon>
            </wp:wrapTight>
            <wp:docPr id="184754161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41611" name="Imagen 1"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2906395" cy="3236595"/>
                    </a:xfrm>
                    <a:prstGeom prst="rect">
                      <a:avLst/>
                    </a:prstGeom>
                  </pic:spPr>
                </pic:pic>
              </a:graphicData>
            </a:graphic>
            <wp14:sizeRelH relativeFrom="margin">
              <wp14:pctWidth>0</wp14:pctWidth>
            </wp14:sizeRelH>
            <wp14:sizeRelV relativeFrom="margin">
              <wp14:pctHeight>0</wp14:pctHeight>
            </wp14:sizeRelV>
          </wp:anchor>
        </w:drawing>
      </w:r>
      <w:r>
        <w:rPr>
          <w:bCs/>
          <w:noProof/>
          <w:sz w:val="28"/>
          <w:szCs w:val="28"/>
          <w:lang w:val="es-US"/>
        </w:rPr>
        <mc:AlternateContent>
          <mc:Choice Requires="wps">
            <w:drawing>
              <wp:anchor distT="0" distB="0" distL="114300" distR="114300" simplePos="0" relativeHeight="251706368" behindDoc="0" locked="0" layoutInCell="1" allowOverlap="1" wp14:anchorId="2569B32F" wp14:editId="02B79963">
                <wp:simplePos x="0" y="0"/>
                <wp:positionH relativeFrom="margin">
                  <wp:posOffset>2767965</wp:posOffset>
                </wp:positionH>
                <wp:positionV relativeFrom="paragraph">
                  <wp:posOffset>-374015</wp:posOffset>
                </wp:positionV>
                <wp:extent cx="395785" cy="368489"/>
                <wp:effectExtent l="0" t="0" r="23495" b="12700"/>
                <wp:wrapNone/>
                <wp:docPr id="2100040361" name="Elipse 16"/>
                <wp:cNvGraphicFramePr/>
                <a:graphic xmlns:a="http://schemas.openxmlformats.org/drawingml/2006/main">
                  <a:graphicData uri="http://schemas.microsoft.com/office/word/2010/wordprocessingShape">
                    <wps:wsp>
                      <wps:cNvSpPr/>
                      <wps:spPr>
                        <a:xfrm>
                          <a:off x="0" y="0"/>
                          <a:ext cx="395785" cy="36848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8A0ED3C" w14:textId="77777777" w:rsidR="00A84C35" w:rsidRPr="00A84C35" w:rsidRDefault="00A84C35" w:rsidP="00A84C35">
                            <w:pPr>
                              <w:jc w:val="center"/>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4C35">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69B32F" id="_x0000_s1046" style="position:absolute;left:0;text-align:left;margin-left:217.95pt;margin-top:-29.45pt;width:31.15pt;height:29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" fillcolor="#156082 [3204]" strokecolor="#030e13 [484]" strokeweight="1pt">
                <v:stroke joinstyle="miter"/>
                <v:textbox>
                  <w:txbxContent>
                    <w:p w14:paraId="68A0ED3C" w14:textId="77777777" w:rsidR="00A84C35" w:rsidRPr="00A84C35" w:rsidRDefault="00A84C35" w:rsidP="00A84C35">
                      <w:pPr>
                        <w:jc w:val="center"/>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4C35">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oval>
            </w:pict>
          </mc:Fallback>
        </mc:AlternateContent>
      </w:r>
    </w:p>
    <w:p w14:paraId="7479CD37" w14:textId="31363BFF" w:rsidR="00CC2BA4" w:rsidRDefault="00CC2BA4" w:rsidP="00F0425B">
      <w:pPr>
        <w:jc w:val="both"/>
        <w:rPr>
          <w:bCs/>
          <w:sz w:val="28"/>
          <w:szCs w:val="28"/>
          <w:lang w:val="es-US"/>
        </w:rPr>
      </w:pPr>
    </w:p>
    <w:p w14:paraId="6C5093F0" w14:textId="77777777" w:rsidR="00CC2BA4" w:rsidRDefault="00CC2BA4" w:rsidP="00F0425B">
      <w:pPr>
        <w:jc w:val="both"/>
        <w:rPr>
          <w:bCs/>
          <w:sz w:val="28"/>
          <w:szCs w:val="28"/>
          <w:lang w:val="es-US"/>
        </w:rPr>
      </w:pPr>
    </w:p>
    <w:p w14:paraId="750F376F" w14:textId="2DD9E1A5" w:rsidR="00CC2BA4" w:rsidRDefault="00CC2BA4" w:rsidP="00F0425B">
      <w:pPr>
        <w:jc w:val="both"/>
        <w:rPr>
          <w:bCs/>
          <w:sz w:val="28"/>
          <w:szCs w:val="28"/>
          <w:lang w:val="es-US"/>
        </w:rPr>
      </w:pPr>
    </w:p>
    <w:p w14:paraId="0847782D" w14:textId="77777777" w:rsidR="00CC2BA4" w:rsidRDefault="00CC2BA4" w:rsidP="00F0425B">
      <w:pPr>
        <w:jc w:val="both"/>
        <w:rPr>
          <w:bCs/>
          <w:sz w:val="28"/>
          <w:szCs w:val="28"/>
          <w:lang w:val="es-US"/>
        </w:rPr>
      </w:pPr>
    </w:p>
    <w:p w14:paraId="1FE2D363" w14:textId="2AF8A9A8" w:rsidR="00CC2BA4" w:rsidRDefault="00CC2BA4" w:rsidP="00F0425B">
      <w:pPr>
        <w:jc w:val="both"/>
        <w:rPr>
          <w:bCs/>
          <w:sz w:val="28"/>
          <w:szCs w:val="28"/>
          <w:lang w:val="es-US"/>
        </w:rPr>
      </w:pPr>
    </w:p>
    <w:p w14:paraId="787DF7C2" w14:textId="77777777" w:rsidR="00CC2BA4" w:rsidRDefault="00CC2BA4" w:rsidP="00F0425B">
      <w:pPr>
        <w:jc w:val="both"/>
        <w:rPr>
          <w:bCs/>
          <w:sz w:val="28"/>
          <w:szCs w:val="28"/>
          <w:lang w:val="es-US"/>
        </w:rPr>
      </w:pPr>
    </w:p>
    <w:p w14:paraId="1CD5ED18" w14:textId="4EC1E6F8" w:rsidR="00CC2BA4" w:rsidRDefault="00CC2BA4" w:rsidP="00F0425B">
      <w:pPr>
        <w:jc w:val="both"/>
        <w:rPr>
          <w:bCs/>
          <w:sz w:val="28"/>
          <w:szCs w:val="28"/>
          <w:lang w:val="es-US"/>
        </w:rPr>
      </w:pPr>
    </w:p>
    <w:p w14:paraId="43D30E58" w14:textId="781BE06B" w:rsidR="00CC2BA4" w:rsidRDefault="00CC2BA4" w:rsidP="00F0425B">
      <w:pPr>
        <w:jc w:val="both"/>
        <w:rPr>
          <w:bCs/>
          <w:sz w:val="28"/>
          <w:szCs w:val="28"/>
          <w:lang w:val="es-US"/>
        </w:rPr>
      </w:pPr>
    </w:p>
    <w:p w14:paraId="52DE1292" w14:textId="77777777" w:rsidR="00CC2BA4" w:rsidRDefault="00CC2BA4" w:rsidP="00F0425B">
      <w:pPr>
        <w:jc w:val="both"/>
        <w:rPr>
          <w:bCs/>
          <w:sz w:val="28"/>
          <w:szCs w:val="28"/>
          <w:lang w:val="es-US"/>
        </w:rPr>
      </w:pPr>
    </w:p>
    <w:p w14:paraId="1C2C73F1" w14:textId="77777777" w:rsidR="00E3568E" w:rsidRDefault="00E3568E" w:rsidP="00E3568E">
      <w:pPr>
        <w:jc w:val="both"/>
        <w:rPr>
          <w:bCs/>
          <w:sz w:val="28"/>
          <w:szCs w:val="28"/>
          <w:u w:val="single"/>
          <w:lang w:val="es-US"/>
        </w:rPr>
      </w:pPr>
    </w:p>
    <w:p w14:paraId="78B109CC" w14:textId="77777777" w:rsidR="00E3568E" w:rsidRDefault="00E3568E" w:rsidP="00E3568E">
      <w:pPr>
        <w:jc w:val="both"/>
        <w:rPr>
          <w:bCs/>
          <w:sz w:val="28"/>
          <w:szCs w:val="28"/>
          <w:u w:val="single"/>
          <w:lang w:val="es-US"/>
        </w:rPr>
      </w:pPr>
    </w:p>
    <w:p w14:paraId="1D667F05" w14:textId="77777777" w:rsidR="00E3568E" w:rsidRDefault="00E3568E" w:rsidP="00E3568E">
      <w:pPr>
        <w:jc w:val="both"/>
        <w:rPr>
          <w:bCs/>
          <w:sz w:val="28"/>
          <w:szCs w:val="28"/>
          <w:u w:val="single"/>
          <w:lang w:val="es-US"/>
        </w:rPr>
      </w:pPr>
    </w:p>
    <w:p w14:paraId="74CFF8CC" w14:textId="77777777" w:rsidR="00E3568E" w:rsidRDefault="00E3568E" w:rsidP="00E3568E">
      <w:pPr>
        <w:jc w:val="both"/>
        <w:rPr>
          <w:bCs/>
          <w:sz w:val="28"/>
          <w:szCs w:val="28"/>
          <w:u w:val="single"/>
          <w:lang w:val="es-US"/>
        </w:rPr>
      </w:pPr>
    </w:p>
    <w:p w14:paraId="393D132B" w14:textId="77777777" w:rsidR="00E3568E" w:rsidRDefault="00E3568E" w:rsidP="00E3568E">
      <w:pPr>
        <w:jc w:val="both"/>
        <w:rPr>
          <w:bCs/>
          <w:sz w:val="28"/>
          <w:szCs w:val="28"/>
          <w:u w:val="single"/>
          <w:lang w:val="es-US"/>
        </w:rPr>
      </w:pPr>
    </w:p>
    <w:p w14:paraId="0071EABF" w14:textId="77777777" w:rsidR="00E3568E" w:rsidRDefault="00E3568E" w:rsidP="00E3568E">
      <w:pPr>
        <w:jc w:val="both"/>
        <w:rPr>
          <w:bCs/>
          <w:sz w:val="28"/>
          <w:szCs w:val="28"/>
          <w:u w:val="single"/>
          <w:lang w:val="es-US"/>
        </w:rPr>
      </w:pPr>
    </w:p>
    <w:p w14:paraId="230E454A" w14:textId="77777777" w:rsidR="00E3568E" w:rsidRDefault="00E3568E" w:rsidP="00E3568E">
      <w:pPr>
        <w:jc w:val="both"/>
        <w:rPr>
          <w:bCs/>
          <w:sz w:val="28"/>
          <w:szCs w:val="28"/>
          <w:u w:val="single"/>
          <w:lang w:val="es-US"/>
        </w:rPr>
      </w:pPr>
    </w:p>
    <w:p w14:paraId="08CCCCE6" w14:textId="77777777" w:rsidR="00E3568E" w:rsidRDefault="00E3568E" w:rsidP="00E3568E">
      <w:pPr>
        <w:jc w:val="both"/>
        <w:rPr>
          <w:bCs/>
          <w:sz w:val="28"/>
          <w:szCs w:val="28"/>
          <w:u w:val="single"/>
          <w:lang w:val="es-US"/>
        </w:rPr>
      </w:pPr>
    </w:p>
    <w:p w14:paraId="4AAA5333" w14:textId="77777777" w:rsidR="00E3568E" w:rsidRDefault="00E3568E" w:rsidP="00E3568E">
      <w:pPr>
        <w:jc w:val="both"/>
        <w:rPr>
          <w:bCs/>
          <w:sz w:val="28"/>
          <w:szCs w:val="28"/>
          <w:u w:val="single"/>
          <w:lang w:val="es-US"/>
        </w:rPr>
      </w:pPr>
    </w:p>
    <w:p w14:paraId="483D1914" w14:textId="77777777" w:rsidR="00E3568E" w:rsidRDefault="00E3568E" w:rsidP="00E3568E">
      <w:pPr>
        <w:jc w:val="both"/>
        <w:rPr>
          <w:bCs/>
          <w:sz w:val="28"/>
          <w:szCs w:val="28"/>
          <w:u w:val="single"/>
          <w:lang w:val="es-US"/>
        </w:rPr>
      </w:pPr>
    </w:p>
    <w:p w14:paraId="45A15D09" w14:textId="77777777" w:rsidR="00E3568E" w:rsidRDefault="00E3568E" w:rsidP="00E3568E">
      <w:pPr>
        <w:jc w:val="both"/>
        <w:rPr>
          <w:bCs/>
          <w:sz w:val="28"/>
          <w:szCs w:val="28"/>
          <w:u w:val="single"/>
          <w:lang w:val="es-US"/>
        </w:rPr>
      </w:pPr>
    </w:p>
    <w:p w14:paraId="38BF6B85" w14:textId="77777777" w:rsidR="00E3568E" w:rsidRDefault="00E3568E" w:rsidP="00E3568E">
      <w:pPr>
        <w:jc w:val="both"/>
        <w:rPr>
          <w:bCs/>
          <w:sz w:val="28"/>
          <w:szCs w:val="28"/>
          <w:u w:val="single"/>
          <w:lang w:val="es-US"/>
        </w:rPr>
      </w:pPr>
    </w:p>
    <w:p w14:paraId="08D2FCC2" w14:textId="77777777" w:rsidR="00E3568E" w:rsidRDefault="00E3568E" w:rsidP="00E3568E">
      <w:pPr>
        <w:jc w:val="both"/>
        <w:rPr>
          <w:bCs/>
          <w:sz w:val="28"/>
          <w:szCs w:val="28"/>
          <w:u w:val="single"/>
          <w:lang w:val="es-US"/>
        </w:rPr>
      </w:pPr>
    </w:p>
    <w:p w14:paraId="26B03594" w14:textId="13C88E3C" w:rsidR="00CC2BA4" w:rsidRPr="00E3568E" w:rsidRDefault="00E3568E" w:rsidP="00F0425B">
      <w:pPr>
        <w:jc w:val="both"/>
        <w:rPr>
          <w:bCs/>
          <w:sz w:val="28"/>
          <w:szCs w:val="28"/>
          <w:u w:val="single"/>
          <w:lang w:val="es-US"/>
        </w:rPr>
      </w:pPr>
      <w:r>
        <w:rPr>
          <w:bCs/>
          <w:sz w:val="28"/>
          <w:szCs w:val="28"/>
          <w:u w:val="single"/>
          <w:lang w:val="es-US"/>
        </w:rPr>
        <w:t>*</w:t>
      </w:r>
      <w:r w:rsidRPr="00E3568E">
        <w:rPr>
          <w:bCs/>
          <w:sz w:val="28"/>
          <w:szCs w:val="28"/>
          <w:u w:val="single"/>
          <w:lang w:val="es-US"/>
        </w:rPr>
        <w:t>Versión simplificada del algoritmo utilizado en C</w:t>
      </w:r>
    </w:p>
    <w:p w14:paraId="298AF4B4" w14:textId="24D18018" w:rsidR="00CC2BA4" w:rsidRDefault="00CC2BA4" w:rsidP="00F0425B">
      <w:pPr>
        <w:jc w:val="both"/>
        <w:rPr>
          <w:b/>
          <w:sz w:val="40"/>
          <w:szCs w:val="40"/>
          <w:lang w:val="es-US"/>
        </w:rPr>
      </w:pPr>
      <w:r>
        <w:rPr>
          <w:b/>
          <w:sz w:val="40"/>
          <w:szCs w:val="40"/>
          <w:lang w:val="es-US"/>
        </w:rPr>
        <w:lastRenderedPageBreak/>
        <w:t>Ejercicio 18 (APROBE?)</w:t>
      </w:r>
    </w:p>
    <w:p w14:paraId="73503D47" w14:textId="0CC939D8" w:rsidR="00CC2BA4" w:rsidRDefault="00CC2BA4" w:rsidP="00F0425B">
      <w:pPr>
        <w:jc w:val="both"/>
        <w:rPr>
          <w:bCs/>
          <w:sz w:val="28"/>
          <w:szCs w:val="28"/>
          <w:lang w:val="es-US"/>
        </w:rPr>
      </w:pPr>
      <w:r>
        <w:rPr>
          <w:bCs/>
          <w:sz w:val="28"/>
          <w:szCs w:val="28"/>
          <w:u w:val="single"/>
          <w:lang w:val="es-US"/>
        </w:rPr>
        <w:t>Calcular la calificación del semestre a partir de tres notas, luego determinar si aprobó o no e informarlo</w:t>
      </w:r>
    </w:p>
    <w:p w14:paraId="4DE0A44A" w14:textId="77777777" w:rsidR="00CC2BA4" w:rsidRDefault="00CC2BA4" w:rsidP="00F0425B">
      <w:pPr>
        <w:jc w:val="both"/>
        <w:rPr>
          <w:bCs/>
          <w:sz w:val="28"/>
          <w:szCs w:val="28"/>
          <w:lang w:val="es-US"/>
        </w:rPr>
      </w:pPr>
    </w:p>
    <w:p w14:paraId="5AE3FF65" w14:textId="24463F42" w:rsidR="00CC2BA4" w:rsidRDefault="00CC2BA4" w:rsidP="00F0425B">
      <w:pPr>
        <w:jc w:val="both"/>
        <w:rPr>
          <w:bCs/>
          <w:sz w:val="28"/>
          <w:szCs w:val="28"/>
          <w:lang w:val="es-US"/>
        </w:rPr>
      </w:pPr>
      <w:r>
        <w:rPr>
          <w:noProof/>
        </w:rPr>
        <mc:AlternateContent>
          <mc:Choice Requires="wps">
            <w:drawing>
              <wp:anchor distT="0" distB="0" distL="114300" distR="114300" simplePos="0" relativeHeight="251722752" behindDoc="1" locked="0" layoutInCell="1" allowOverlap="1" wp14:anchorId="35F5919B" wp14:editId="5AA5E86B">
                <wp:simplePos x="0" y="0"/>
                <wp:positionH relativeFrom="column">
                  <wp:posOffset>182245</wp:posOffset>
                </wp:positionH>
                <wp:positionV relativeFrom="paragraph">
                  <wp:posOffset>1859280</wp:posOffset>
                </wp:positionV>
                <wp:extent cx="5247640" cy="635"/>
                <wp:effectExtent l="0" t="0" r="0" b="0"/>
                <wp:wrapTight wrapText="bothSides">
                  <wp:wrapPolygon edited="0">
                    <wp:start x="0" y="0"/>
                    <wp:lineTo x="0" y="21600"/>
                    <wp:lineTo x="21600" y="21600"/>
                    <wp:lineTo x="21600" y="0"/>
                  </wp:wrapPolygon>
                </wp:wrapTight>
                <wp:docPr id="781239631" name="Cuadro de texto 1"/>
                <wp:cNvGraphicFramePr/>
                <a:graphic xmlns:a="http://schemas.openxmlformats.org/drawingml/2006/main">
                  <a:graphicData uri="http://schemas.microsoft.com/office/word/2010/wordprocessingShape">
                    <wps:wsp>
                      <wps:cNvSpPr txBox="1"/>
                      <wps:spPr>
                        <a:xfrm>
                          <a:off x="0" y="0"/>
                          <a:ext cx="5247640" cy="635"/>
                        </a:xfrm>
                        <a:prstGeom prst="rect">
                          <a:avLst/>
                        </a:prstGeom>
                        <a:solidFill>
                          <a:prstClr val="white"/>
                        </a:solidFill>
                        <a:ln>
                          <a:noFill/>
                        </a:ln>
                      </wps:spPr>
                      <wps:txbx>
                        <w:txbxContent>
                          <w:p w14:paraId="1D792227" w14:textId="1651ED46" w:rsidR="00CC2BA4" w:rsidRPr="001406CA" w:rsidRDefault="00CC2BA4" w:rsidP="00CC2BA4">
                            <w:pPr>
                              <w:pStyle w:val="Descripcin"/>
                              <w:jc w:val="center"/>
                              <w:rPr>
                                <w:bCs/>
                                <w:sz w:val="28"/>
                                <w:szCs w:val="28"/>
                                <w:lang w:val="es-US"/>
                              </w:rPr>
                            </w:pPr>
                            <w:r>
                              <w:t xml:space="preserve">Ilustración </w:t>
                            </w:r>
                            <w:r>
                              <w:fldChar w:fldCharType="begin"/>
                            </w:r>
                            <w:r>
                              <w:instrText xml:space="preserve"> SEQ Ilustración \* ARABIC </w:instrText>
                            </w:r>
                            <w:r>
                              <w:fldChar w:fldCharType="separate"/>
                            </w:r>
                            <w:r w:rsidR="00032885">
                              <w:rPr>
                                <w:noProof/>
                              </w:rPr>
                              <w:t>19</w:t>
                            </w:r>
                            <w:r>
                              <w:fldChar w:fldCharType="end"/>
                            </w:r>
                            <w:r>
                              <w:t>: APROBE?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F5919B" id="_x0000_s1047" type="#_x0000_t202" style="position:absolute;left:0;text-align:left;margin-left:14.35pt;margin-top:146.4pt;width:413.2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" stroked="f">
                <v:textbox style="mso-fit-shape-to-text:t" inset="0,0,0,0">
                  <w:txbxContent>
                    <w:p w14:paraId="1D792227" w14:textId="1651ED46" w:rsidR="00CC2BA4" w:rsidRPr="001406CA" w:rsidRDefault="00CC2BA4" w:rsidP="00CC2BA4">
                      <w:pPr>
                        <w:pStyle w:val="Descripcin"/>
                        <w:jc w:val="center"/>
                        <w:rPr>
                          <w:bCs/>
                          <w:sz w:val="28"/>
                          <w:szCs w:val="28"/>
                          <w:lang w:val="es-US"/>
                        </w:rPr>
                      </w:pPr>
                      <w:r>
                        <w:t xml:space="preserve">Ilustración </w:t>
                      </w:r>
                      <w:r>
                        <w:fldChar w:fldCharType="begin"/>
                      </w:r>
                      <w:r>
                        <w:instrText xml:space="preserve"> SEQ Ilustración \* ARABIC </w:instrText>
                      </w:r>
                      <w:r>
                        <w:fldChar w:fldCharType="separate"/>
                      </w:r>
                      <w:r w:rsidR="00032885">
                        <w:rPr>
                          <w:noProof/>
                        </w:rPr>
                        <w:t>19</w:t>
                      </w:r>
                      <w:r>
                        <w:fldChar w:fldCharType="end"/>
                      </w:r>
                      <w:r>
                        <w:t>: APROBE?</w:t>
                      </w:r>
                    </w:p>
                  </w:txbxContent>
                </v:textbox>
                <w10:wrap type="tight"/>
              </v:shape>
            </w:pict>
          </mc:Fallback>
        </mc:AlternateContent>
      </w:r>
      <w:r w:rsidRPr="00CC2BA4">
        <w:rPr>
          <w:bCs/>
          <w:sz w:val="28"/>
          <w:szCs w:val="28"/>
          <w:lang w:val="es-US"/>
        </w:rPr>
        <w:drawing>
          <wp:anchor distT="0" distB="0" distL="114300" distR="114300" simplePos="0" relativeHeight="251720704" behindDoc="1" locked="0" layoutInCell="1" allowOverlap="1" wp14:anchorId="30641010" wp14:editId="436A8F9C">
            <wp:simplePos x="0" y="0"/>
            <wp:positionH relativeFrom="margin">
              <wp:align>center</wp:align>
            </wp:positionH>
            <wp:positionV relativeFrom="paragraph">
              <wp:posOffset>564184</wp:posOffset>
            </wp:positionV>
            <wp:extent cx="5247640" cy="1238250"/>
            <wp:effectExtent l="0" t="0" r="0" b="0"/>
            <wp:wrapTight wrapText="bothSides">
              <wp:wrapPolygon edited="0">
                <wp:start x="0" y="0"/>
                <wp:lineTo x="0" y="21268"/>
                <wp:lineTo x="21485" y="21268"/>
                <wp:lineTo x="21485" y="0"/>
                <wp:lineTo x="0" y="0"/>
              </wp:wrapPolygon>
            </wp:wrapTight>
            <wp:docPr id="13407035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03505" name="Imagen 1" descr="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247640" cy="1238250"/>
                    </a:xfrm>
                    <a:prstGeom prst="rect">
                      <a:avLst/>
                    </a:prstGeom>
                  </pic:spPr>
                </pic:pic>
              </a:graphicData>
            </a:graphic>
            <wp14:sizeRelH relativeFrom="margin">
              <wp14:pctWidth>0</wp14:pctWidth>
            </wp14:sizeRelH>
            <wp14:sizeRelV relativeFrom="margin">
              <wp14:pctHeight>0</wp14:pctHeight>
            </wp14:sizeRelV>
          </wp:anchor>
        </w:drawing>
      </w:r>
      <w:r>
        <w:rPr>
          <w:bCs/>
          <w:sz w:val="28"/>
          <w:szCs w:val="28"/>
          <w:lang w:val="es-US"/>
        </w:rPr>
        <w:t>Para probar este subprograma hay que escribir el comando “</w:t>
      </w:r>
      <w:r>
        <w:rPr>
          <w:bCs/>
          <w:i/>
          <w:iCs/>
          <w:sz w:val="28"/>
          <w:szCs w:val="28"/>
          <w:lang w:val="es-US"/>
        </w:rPr>
        <w:t>APROBE?</w:t>
      </w:r>
      <w:r>
        <w:rPr>
          <w:bCs/>
          <w:sz w:val="28"/>
          <w:szCs w:val="28"/>
          <w:lang w:val="es-US"/>
        </w:rPr>
        <w:t>” para asi utilizarlo dentro del ejecutable.</w:t>
      </w:r>
    </w:p>
    <w:p w14:paraId="7D2E94E1" w14:textId="7E1010F6" w:rsidR="00CC2BA4" w:rsidRDefault="00CC2BA4" w:rsidP="00F0425B">
      <w:pPr>
        <w:jc w:val="both"/>
        <w:rPr>
          <w:bCs/>
          <w:sz w:val="28"/>
          <w:szCs w:val="28"/>
          <w:lang w:val="es-US"/>
        </w:rPr>
      </w:pPr>
      <w:r>
        <w:rPr>
          <w:noProof/>
        </w:rPr>
        <mc:AlternateContent>
          <mc:Choice Requires="wps">
            <w:drawing>
              <wp:anchor distT="0" distB="0" distL="114300" distR="114300" simplePos="0" relativeHeight="251725824" behindDoc="1" locked="0" layoutInCell="1" allowOverlap="1" wp14:anchorId="20ED5FB4" wp14:editId="4967B5F6">
                <wp:simplePos x="0" y="0"/>
                <wp:positionH relativeFrom="margin">
                  <wp:align>center</wp:align>
                </wp:positionH>
                <wp:positionV relativeFrom="paragraph">
                  <wp:posOffset>4601183</wp:posOffset>
                </wp:positionV>
                <wp:extent cx="5005705" cy="635"/>
                <wp:effectExtent l="0" t="0" r="4445" b="0"/>
                <wp:wrapTight wrapText="bothSides">
                  <wp:wrapPolygon edited="0">
                    <wp:start x="0" y="0"/>
                    <wp:lineTo x="0" y="20057"/>
                    <wp:lineTo x="21537" y="20057"/>
                    <wp:lineTo x="21537" y="0"/>
                    <wp:lineTo x="0" y="0"/>
                  </wp:wrapPolygon>
                </wp:wrapTight>
                <wp:docPr id="1721017393" name="Cuadro de texto 1"/>
                <wp:cNvGraphicFramePr/>
                <a:graphic xmlns:a="http://schemas.openxmlformats.org/drawingml/2006/main">
                  <a:graphicData uri="http://schemas.microsoft.com/office/word/2010/wordprocessingShape">
                    <wps:wsp>
                      <wps:cNvSpPr txBox="1"/>
                      <wps:spPr>
                        <a:xfrm>
                          <a:off x="0" y="0"/>
                          <a:ext cx="5005705" cy="635"/>
                        </a:xfrm>
                        <a:prstGeom prst="rect">
                          <a:avLst/>
                        </a:prstGeom>
                        <a:solidFill>
                          <a:prstClr val="white"/>
                        </a:solidFill>
                        <a:ln>
                          <a:noFill/>
                        </a:ln>
                      </wps:spPr>
                      <wps:txbx>
                        <w:txbxContent>
                          <w:p w14:paraId="25921E40" w14:textId="7814D414" w:rsidR="00CC2BA4" w:rsidRPr="00694E38" w:rsidRDefault="00CC2BA4" w:rsidP="00CC2BA4">
                            <w:pPr>
                              <w:pStyle w:val="Descripcin"/>
                              <w:jc w:val="center"/>
                              <w:rPr>
                                <w:bCs/>
                                <w:sz w:val="28"/>
                                <w:szCs w:val="28"/>
                                <w:lang w:val="es-US"/>
                              </w:rPr>
                            </w:pPr>
                            <w:r>
                              <w:t xml:space="preserve">Ilustración </w:t>
                            </w:r>
                            <w:r>
                              <w:fldChar w:fldCharType="begin"/>
                            </w:r>
                            <w:r>
                              <w:instrText xml:space="preserve"> SEQ Ilustración \* ARABIC </w:instrText>
                            </w:r>
                            <w:r>
                              <w:fldChar w:fldCharType="separate"/>
                            </w:r>
                            <w:r w:rsidR="00032885">
                              <w:rPr>
                                <w:noProof/>
                              </w:rPr>
                              <w:t>20</w:t>
                            </w:r>
                            <w:r>
                              <w:fldChar w:fldCharType="end"/>
                            </w:r>
                            <w:r>
                              <w:t>: Calificación Semestral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D5FB4" id="_x0000_s1048" type="#_x0000_t202" style="position:absolute;left:0;text-align:left;margin-left:0;margin-top:362.3pt;width:394.15pt;height:.05pt;z-index:-2515906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" stroked="f">
                <v:textbox style="mso-fit-shape-to-text:t" inset="0,0,0,0">
                  <w:txbxContent>
                    <w:p w14:paraId="25921E40" w14:textId="7814D414" w:rsidR="00CC2BA4" w:rsidRPr="00694E38" w:rsidRDefault="00CC2BA4" w:rsidP="00CC2BA4">
                      <w:pPr>
                        <w:pStyle w:val="Descripcin"/>
                        <w:jc w:val="center"/>
                        <w:rPr>
                          <w:bCs/>
                          <w:sz w:val="28"/>
                          <w:szCs w:val="28"/>
                          <w:lang w:val="es-US"/>
                        </w:rPr>
                      </w:pPr>
                      <w:r>
                        <w:t xml:space="preserve">Ilustración </w:t>
                      </w:r>
                      <w:r>
                        <w:fldChar w:fldCharType="begin"/>
                      </w:r>
                      <w:r>
                        <w:instrText xml:space="preserve"> SEQ Ilustración \* ARABIC </w:instrText>
                      </w:r>
                      <w:r>
                        <w:fldChar w:fldCharType="separate"/>
                      </w:r>
                      <w:r w:rsidR="00032885">
                        <w:rPr>
                          <w:noProof/>
                        </w:rPr>
                        <w:t>20</w:t>
                      </w:r>
                      <w:r>
                        <w:fldChar w:fldCharType="end"/>
                      </w:r>
                      <w:r>
                        <w:t>: Calificación Semestral</w:t>
                      </w:r>
                    </w:p>
                  </w:txbxContent>
                </v:textbox>
                <w10:wrap type="tight" anchorx="margin"/>
              </v:shape>
            </w:pict>
          </mc:Fallback>
        </mc:AlternateContent>
      </w:r>
      <w:r w:rsidRPr="00CC2BA4">
        <w:rPr>
          <w:bCs/>
          <w:sz w:val="28"/>
          <w:szCs w:val="28"/>
          <w:lang w:val="es-US"/>
        </w:rPr>
        <w:drawing>
          <wp:anchor distT="0" distB="0" distL="114300" distR="114300" simplePos="0" relativeHeight="251723776" behindDoc="1" locked="0" layoutInCell="1" allowOverlap="1" wp14:anchorId="07059B98" wp14:editId="784A3C3C">
            <wp:simplePos x="0" y="0"/>
            <wp:positionH relativeFrom="margin">
              <wp:align>center</wp:align>
            </wp:positionH>
            <wp:positionV relativeFrom="paragraph">
              <wp:posOffset>2527051</wp:posOffset>
            </wp:positionV>
            <wp:extent cx="5005705" cy="2043430"/>
            <wp:effectExtent l="0" t="0" r="4445" b="0"/>
            <wp:wrapTight wrapText="bothSides">
              <wp:wrapPolygon edited="0">
                <wp:start x="0" y="0"/>
                <wp:lineTo x="0" y="21345"/>
                <wp:lineTo x="21537" y="21345"/>
                <wp:lineTo x="21537" y="0"/>
                <wp:lineTo x="0" y="0"/>
              </wp:wrapPolygon>
            </wp:wrapTight>
            <wp:docPr id="10152404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40420" name="Imagen 1" descr="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005705" cy="2043430"/>
                    </a:xfrm>
                    <a:prstGeom prst="rect">
                      <a:avLst/>
                    </a:prstGeom>
                  </pic:spPr>
                </pic:pic>
              </a:graphicData>
            </a:graphic>
            <wp14:sizeRelH relativeFrom="margin">
              <wp14:pctWidth>0</wp14:pctWidth>
            </wp14:sizeRelH>
            <wp14:sizeRelV relativeFrom="margin">
              <wp14:pctHeight>0</wp14:pctHeight>
            </wp14:sizeRelV>
          </wp:anchor>
        </w:drawing>
      </w:r>
      <w:r>
        <w:rPr>
          <w:bCs/>
          <w:sz w:val="28"/>
          <w:szCs w:val="28"/>
          <w:lang w:val="es-US"/>
        </w:rPr>
        <w:t>A continuación, te pedirá solo tres calificaciones debido a que un semestre se divide en 3 parciales (normalmente) y en base a estas mismas, se calculará el promedio debido para la calificación semestral.</w:t>
      </w:r>
    </w:p>
    <w:p w14:paraId="1C1FD222" w14:textId="77777777" w:rsidR="00CC2BA4" w:rsidRDefault="00CC2BA4" w:rsidP="00F0425B">
      <w:pPr>
        <w:jc w:val="both"/>
        <w:rPr>
          <w:bCs/>
          <w:sz w:val="28"/>
          <w:szCs w:val="28"/>
          <w:lang w:val="es-US"/>
        </w:rPr>
      </w:pPr>
    </w:p>
    <w:p w14:paraId="4568BEC5" w14:textId="73F3E673" w:rsidR="00CC2BA4" w:rsidRDefault="00CC2BA4" w:rsidP="00F0425B">
      <w:pPr>
        <w:jc w:val="both"/>
        <w:rPr>
          <w:bCs/>
          <w:sz w:val="28"/>
          <w:szCs w:val="28"/>
          <w:lang w:val="es-US"/>
        </w:rPr>
      </w:pPr>
      <w:r>
        <w:rPr>
          <w:bCs/>
          <w:sz w:val="28"/>
          <w:szCs w:val="28"/>
          <w:lang w:val="es-US"/>
        </w:rPr>
        <w:t xml:space="preserve">Se te </w:t>
      </w:r>
      <w:r w:rsidR="00E3568E">
        <w:rPr>
          <w:bCs/>
          <w:sz w:val="28"/>
          <w:szCs w:val="28"/>
          <w:lang w:val="es-US"/>
        </w:rPr>
        <w:t>indicará</w:t>
      </w:r>
      <w:r>
        <w:rPr>
          <w:bCs/>
          <w:sz w:val="28"/>
          <w:szCs w:val="28"/>
          <w:lang w:val="es-US"/>
        </w:rPr>
        <w:t xml:space="preserve"> despues de calcular el promedio, si aprobaste o si reprobaste el semestre, y bajo de este mismo se mostrará tu promedio junto a uno de los siguientes mensajes:</w:t>
      </w:r>
    </w:p>
    <w:p w14:paraId="148DD15C" w14:textId="77777777" w:rsidR="00CC2BA4" w:rsidRDefault="00CC2BA4" w:rsidP="00F0425B">
      <w:pPr>
        <w:jc w:val="both"/>
        <w:rPr>
          <w:bCs/>
          <w:sz w:val="28"/>
          <w:szCs w:val="28"/>
          <w:lang w:val="es-US"/>
        </w:rPr>
      </w:pPr>
    </w:p>
    <w:p w14:paraId="7E34729A" w14:textId="204139A5" w:rsidR="00CC2BA4" w:rsidRDefault="00CC2BA4" w:rsidP="00CC2BA4">
      <w:pPr>
        <w:pStyle w:val="Prrafodelista"/>
        <w:numPr>
          <w:ilvl w:val="0"/>
          <w:numId w:val="4"/>
        </w:numPr>
        <w:jc w:val="both"/>
        <w:rPr>
          <w:bCs/>
          <w:sz w:val="28"/>
          <w:szCs w:val="28"/>
          <w:lang w:val="es-US"/>
        </w:rPr>
      </w:pPr>
      <w:r>
        <w:rPr>
          <w:bCs/>
          <w:sz w:val="28"/>
          <w:szCs w:val="28"/>
          <w:lang w:val="es-US"/>
        </w:rPr>
        <w:lastRenderedPageBreak/>
        <w:t>Promedio &gt; 8: “</w:t>
      </w:r>
      <w:r>
        <w:rPr>
          <w:bCs/>
          <w:i/>
          <w:iCs/>
          <w:sz w:val="28"/>
          <w:szCs w:val="28"/>
          <w:lang w:val="es-US"/>
        </w:rPr>
        <w:t>Que buen estudiante!”</w:t>
      </w:r>
    </w:p>
    <w:p w14:paraId="3A3C1765" w14:textId="44A8F8D9" w:rsidR="00CC2BA4" w:rsidRDefault="00CC2BA4" w:rsidP="00CC2BA4">
      <w:pPr>
        <w:pStyle w:val="Prrafodelista"/>
        <w:numPr>
          <w:ilvl w:val="0"/>
          <w:numId w:val="4"/>
        </w:numPr>
        <w:jc w:val="both"/>
        <w:rPr>
          <w:bCs/>
          <w:sz w:val="28"/>
          <w:szCs w:val="28"/>
          <w:lang w:val="es-US"/>
        </w:rPr>
      </w:pPr>
      <w:r>
        <w:rPr>
          <w:bCs/>
          <w:sz w:val="28"/>
          <w:szCs w:val="28"/>
          <w:lang w:val="es-US"/>
        </w:rPr>
        <w:t>Promedio &gt; 6, Promedio &lt; 8: “</w:t>
      </w:r>
      <w:r w:rsidRPr="00CC2BA4">
        <w:rPr>
          <w:bCs/>
          <w:i/>
          <w:iCs/>
          <w:sz w:val="28"/>
          <w:szCs w:val="28"/>
          <w:lang w:val="es-US"/>
        </w:rPr>
        <w:t>Ya es algo!</w:t>
      </w:r>
      <w:r>
        <w:rPr>
          <w:bCs/>
          <w:sz w:val="28"/>
          <w:szCs w:val="28"/>
          <w:lang w:val="es-US"/>
        </w:rPr>
        <w:t>”</w:t>
      </w:r>
    </w:p>
    <w:p w14:paraId="4CF6C962" w14:textId="28D734C1" w:rsidR="00CC2BA4" w:rsidRPr="00CC2BA4" w:rsidRDefault="00CC2BA4" w:rsidP="00CC2BA4">
      <w:pPr>
        <w:pStyle w:val="Prrafodelista"/>
        <w:numPr>
          <w:ilvl w:val="0"/>
          <w:numId w:val="4"/>
        </w:numPr>
        <w:jc w:val="both"/>
        <w:rPr>
          <w:bCs/>
          <w:sz w:val="28"/>
          <w:szCs w:val="28"/>
          <w:lang w:val="es-US"/>
        </w:rPr>
      </w:pPr>
      <w:r>
        <w:rPr>
          <w:bCs/>
          <w:sz w:val="28"/>
          <w:szCs w:val="28"/>
          <w:lang w:val="es-US"/>
        </w:rPr>
        <w:t>Promedio &lt; 6: “</w:t>
      </w:r>
      <w:r w:rsidRPr="00CC2BA4">
        <w:rPr>
          <w:bCs/>
          <w:i/>
          <w:iCs/>
          <w:sz w:val="28"/>
          <w:szCs w:val="28"/>
          <w:lang w:val="es-US"/>
        </w:rPr>
        <w:t>Bueno, a lo mejor, le intentaste! O tal vez no...</w:t>
      </w:r>
      <w:r>
        <w:rPr>
          <w:bCs/>
          <w:i/>
          <w:iCs/>
          <w:sz w:val="28"/>
          <w:szCs w:val="28"/>
          <w:lang w:val="es-US"/>
        </w:rPr>
        <w:t>”</w:t>
      </w:r>
    </w:p>
    <w:p w14:paraId="65B0C418" w14:textId="77777777" w:rsidR="00CC2BA4" w:rsidRDefault="00CC2BA4" w:rsidP="00CC2BA4">
      <w:pPr>
        <w:jc w:val="both"/>
        <w:rPr>
          <w:bCs/>
          <w:sz w:val="28"/>
          <w:szCs w:val="28"/>
          <w:lang w:val="es-US"/>
        </w:rPr>
      </w:pPr>
    </w:p>
    <w:p w14:paraId="6A22D047" w14:textId="10F8106E" w:rsidR="00CC2BA4" w:rsidRDefault="00E3568E" w:rsidP="00CC2BA4">
      <w:pPr>
        <w:jc w:val="both"/>
        <w:rPr>
          <w:bCs/>
          <w:sz w:val="28"/>
          <w:szCs w:val="28"/>
          <w:lang w:val="es-US"/>
        </w:rPr>
      </w:pPr>
      <w:r>
        <w:rPr>
          <w:noProof/>
        </w:rPr>
        <mc:AlternateContent>
          <mc:Choice Requires="wps">
            <w:drawing>
              <wp:anchor distT="0" distB="0" distL="114300" distR="114300" simplePos="0" relativeHeight="251728896" behindDoc="1" locked="0" layoutInCell="1" allowOverlap="1" wp14:anchorId="179B1817" wp14:editId="6D59B188">
                <wp:simplePos x="0" y="0"/>
                <wp:positionH relativeFrom="column">
                  <wp:posOffset>138430</wp:posOffset>
                </wp:positionH>
                <wp:positionV relativeFrom="paragraph">
                  <wp:posOffset>2032000</wp:posOffset>
                </wp:positionV>
                <wp:extent cx="5335270" cy="635"/>
                <wp:effectExtent l="0" t="0" r="0" b="0"/>
                <wp:wrapTight wrapText="bothSides">
                  <wp:wrapPolygon edited="0">
                    <wp:start x="0" y="0"/>
                    <wp:lineTo x="0" y="21600"/>
                    <wp:lineTo x="21600" y="21600"/>
                    <wp:lineTo x="21600" y="0"/>
                  </wp:wrapPolygon>
                </wp:wrapTight>
                <wp:docPr id="1065218503" name="Cuadro de texto 1"/>
                <wp:cNvGraphicFramePr/>
                <a:graphic xmlns:a="http://schemas.openxmlformats.org/drawingml/2006/main">
                  <a:graphicData uri="http://schemas.microsoft.com/office/word/2010/wordprocessingShape">
                    <wps:wsp>
                      <wps:cNvSpPr txBox="1"/>
                      <wps:spPr>
                        <a:xfrm>
                          <a:off x="0" y="0"/>
                          <a:ext cx="5335270" cy="635"/>
                        </a:xfrm>
                        <a:prstGeom prst="rect">
                          <a:avLst/>
                        </a:prstGeom>
                        <a:solidFill>
                          <a:prstClr val="white"/>
                        </a:solidFill>
                        <a:ln>
                          <a:noFill/>
                        </a:ln>
                      </wps:spPr>
                      <wps:txbx>
                        <w:txbxContent>
                          <w:p w14:paraId="44989D2F" w14:textId="3791B761" w:rsidR="00E3568E" w:rsidRPr="00D76034" w:rsidRDefault="00E3568E" w:rsidP="00E3568E">
                            <w:pPr>
                              <w:pStyle w:val="Descripcin"/>
                              <w:jc w:val="center"/>
                              <w:rPr>
                                <w:bCs/>
                                <w:sz w:val="28"/>
                                <w:szCs w:val="28"/>
                                <w:lang w:val="es-US"/>
                              </w:rPr>
                            </w:pPr>
                            <w:r>
                              <w:t xml:space="preserve">Ilustración </w:t>
                            </w:r>
                            <w:r>
                              <w:fldChar w:fldCharType="begin"/>
                            </w:r>
                            <w:r>
                              <w:instrText xml:space="preserve"> SEQ Ilustración \* ARABIC </w:instrText>
                            </w:r>
                            <w:r>
                              <w:fldChar w:fldCharType="separate"/>
                            </w:r>
                            <w:r w:rsidR="00032885">
                              <w:rPr>
                                <w:noProof/>
                              </w:rPr>
                              <w:t>21</w:t>
                            </w:r>
                            <w:r>
                              <w:fldChar w:fldCharType="end"/>
                            </w:r>
                            <w:r>
                              <w:t>: Calificación menor a cero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9B1817" id="_x0000_s1049" type="#_x0000_t202" style="position:absolute;left:0;text-align:left;margin-left:10.9pt;margin-top:160pt;width:420.1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vMaGwIAAEAEAAAOAAAAZHJzL2Uyb0RvYy54bWysU01v2zAMvQ/YfxB0X5wPpBu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" stroked="f">
                <v:textbox style="mso-fit-shape-to-text:t" inset="0,0,0,0">
                  <w:txbxContent>
                    <w:p w14:paraId="44989D2F" w14:textId="3791B761" w:rsidR="00E3568E" w:rsidRPr="00D76034" w:rsidRDefault="00E3568E" w:rsidP="00E3568E">
                      <w:pPr>
                        <w:pStyle w:val="Descripcin"/>
                        <w:jc w:val="center"/>
                        <w:rPr>
                          <w:bCs/>
                          <w:sz w:val="28"/>
                          <w:szCs w:val="28"/>
                          <w:lang w:val="es-US"/>
                        </w:rPr>
                      </w:pPr>
                      <w:r>
                        <w:t xml:space="preserve">Ilustración </w:t>
                      </w:r>
                      <w:r>
                        <w:fldChar w:fldCharType="begin"/>
                      </w:r>
                      <w:r>
                        <w:instrText xml:space="preserve"> SEQ Ilustración \* ARABIC </w:instrText>
                      </w:r>
                      <w:r>
                        <w:fldChar w:fldCharType="separate"/>
                      </w:r>
                      <w:r w:rsidR="00032885">
                        <w:rPr>
                          <w:noProof/>
                        </w:rPr>
                        <w:t>21</w:t>
                      </w:r>
                      <w:r>
                        <w:fldChar w:fldCharType="end"/>
                      </w:r>
                      <w:r>
                        <w:t>: Calificación menor a cero</w:t>
                      </w:r>
                    </w:p>
                  </w:txbxContent>
                </v:textbox>
                <w10:wrap type="tight"/>
              </v:shape>
            </w:pict>
          </mc:Fallback>
        </mc:AlternateContent>
      </w:r>
      <w:r w:rsidRPr="00E3568E">
        <w:rPr>
          <w:bCs/>
          <w:sz w:val="28"/>
          <w:szCs w:val="28"/>
          <w:lang w:val="es-US"/>
        </w:rPr>
        <w:drawing>
          <wp:anchor distT="0" distB="0" distL="114300" distR="114300" simplePos="0" relativeHeight="251726848" behindDoc="1" locked="0" layoutInCell="1" allowOverlap="1" wp14:anchorId="22183257" wp14:editId="19D09C92">
            <wp:simplePos x="0" y="0"/>
            <wp:positionH relativeFrom="margin">
              <wp:align>center</wp:align>
            </wp:positionH>
            <wp:positionV relativeFrom="paragraph">
              <wp:posOffset>508469</wp:posOffset>
            </wp:positionV>
            <wp:extent cx="5335270" cy="1466850"/>
            <wp:effectExtent l="0" t="0" r="0" b="0"/>
            <wp:wrapTight wrapText="bothSides">
              <wp:wrapPolygon edited="0">
                <wp:start x="0" y="0"/>
                <wp:lineTo x="0" y="21319"/>
                <wp:lineTo x="21518" y="21319"/>
                <wp:lineTo x="21518" y="0"/>
                <wp:lineTo x="0" y="0"/>
              </wp:wrapPolygon>
            </wp:wrapTight>
            <wp:docPr id="11422151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15189" name="Imagen 1" descr="Text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335270" cy="1466850"/>
                    </a:xfrm>
                    <a:prstGeom prst="rect">
                      <a:avLst/>
                    </a:prstGeom>
                  </pic:spPr>
                </pic:pic>
              </a:graphicData>
            </a:graphic>
            <wp14:sizeRelH relativeFrom="margin">
              <wp14:pctWidth>0</wp14:pctWidth>
            </wp14:sizeRelH>
            <wp14:sizeRelV relativeFrom="margin">
              <wp14:pctHeight>0</wp14:pctHeight>
            </wp14:sizeRelV>
          </wp:anchor>
        </w:drawing>
      </w:r>
      <w:r w:rsidR="00CC2BA4">
        <w:rPr>
          <w:bCs/>
          <w:sz w:val="28"/>
          <w:szCs w:val="28"/>
          <w:lang w:val="es-US"/>
        </w:rPr>
        <w:t>En caso de introducir alguna calificación negativa, no se te calculara el promedio siendo este igual a cero, y se te mostrara una alerta (curiosa):</w:t>
      </w:r>
    </w:p>
    <w:p w14:paraId="495C3DF6" w14:textId="134ACBDD" w:rsidR="00E3568E" w:rsidRDefault="00E3568E" w:rsidP="00CC2BA4">
      <w:pPr>
        <w:jc w:val="both"/>
        <w:rPr>
          <w:bCs/>
          <w:sz w:val="28"/>
          <w:szCs w:val="28"/>
          <w:lang w:val="es-US"/>
        </w:rPr>
      </w:pPr>
      <w:r>
        <w:rPr>
          <w:noProof/>
        </w:rPr>
        <mc:AlternateContent>
          <mc:Choice Requires="wps">
            <w:drawing>
              <wp:anchor distT="0" distB="0" distL="114300" distR="114300" simplePos="0" relativeHeight="251731968" behindDoc="1" locked="0" layoutInCell="1" allowOverlap="1" wp14:anchorId="377BA13F" wp14:editId="178D0814">
                <wp:simplePos x="0" y="0"/>
                <wp:positionH relativeFrom="column">
                  <wp:posOffset>110490</wp:posOffset>
                </wp:positionH>
                <wp:positionV relativeFrom="paragraph">
                  <wp:posOffset>3940810</wp:posOffset>
                </wp:positionV>
                <wp:extent cx="5390515" cy="635"/>
                <wp:effectExtent l="0" t="0" r="0" b="0"/>
                <wp:wrapTight wrapText="bothSides">
                  <wp:wrapPolygon edited="0">
                    <wp:start x="0" y="0"/>
                    <wp:lineTo x="0" y="21600"/>
                    <wp:lineTo x="21600" y="21600"/>
                    <wp:lineTo x="21600" y="0"/>
                  </wp:wrapPolygon>
                </wp:wrapTight>
                <wp:docPr id="1494505177" name="Cuadro de texto 1"/>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wps:spPr>
                      <wps:txbx>
                        <w:txbxContent>
                          <w:p w14:paraId="79FCBFD7" w14:textId="11946F0B" w:rsidR="00E3568E" w:rsidRPr="008D5075" w:rsidRDefault="00E3568E" w:rsidP="00E3568E">
                            <w:pPr>
                              <w:pStyle w:val="Descripcin"/>
                              <w:jc w:val="center"/>
                              <w:rPr>
                                <w:bCs/>
                                <w:sz w:val="28"/>
                                <w:szCs w:val="28"/>
                                <w:lang w:val="es-US"/>
                              </w:rPr>
                            </w:pPr>
                            <w:r>
                              <w:t xml:space="preserve">Ilustración </w:t>
                            </w:r>
                            <w:r>
                              <w:fldChar w:fldCharType="begin"/>
                            </w:r>
                            <w:r>
                              <w:instrText xml:space="preserve"> SEQ Ilustración \* ARABIC </w:instrText>
                            </w:r>
                            <w:r>
                              <w:fldChar w:fldCharType="separate"/>
                            </w:r>
                            <w:r w:rsidR="00032885">
                              <w:rPr>
                                <w:noProof/>
                              </w:rPr>
                              <w:t>22</w:t>
                            </w:r>
                            <w:r>
                              <w:fldChar w:fldCharType="end"/>
                            </w:r>
                            <w:r>
                              <w:t>: Calificación mayor a diez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7BA13F" id="_x0000_s1050" type="#_x0000_t202" style="position:absolute;left:0;text-align:left;margin-left:8.7pt;margin-top:310.3pt;width:424.45pt;height:.0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" stroked="f">
                <v:textbox style="mso-fit-shape-to-text:t" inset="0,0,0,0">
                  <w:txbxContent>
                    <w:p w14:paraId="79FCBFD7" w14:textId="11946F0B" w:rsidR="00E3568E" w:rsidRPr="008D5075" w:rsidRDefault="00E3568E" w:rsidP="00E3568E">
                      <w:pPr>
                        <w:pStyle w:val="Descripcin"/>
                        <w:jc w:val="center"/>
                        <w:rPr>
                          <w:bCs/>
                          <w:sz w:val="28"/>
                          <w:szCs w:val="28"/>
                          <w:lang w:val="es-US"/>
                        </w:rPr>
                      </w:pPr>
                      <w:r>
                        <w:t xml:space="preserve">Ilustración </w:t>
                      </w:r>
                      <w:r>
                        <w:fldChar w:fldCharType="begin"/>
                      </w:r>
                      <w:r>
                        <w:instrText xml:space="preserve"> SEQ Ilustración \* ARABIC </w:instrText>
                      </w:r>
                      <w:r>
                        <w:fldChar w:fldCharType="separate"/>
                      </w:r>
                      <w:r w:rsidR="00032885">
                        <w:rPr>
                          <w:noProof/>
                        </w:rPr>
                        <w:t>22</w:t>
                      </w:r>
                      <w:r>
                        <w:fldChar w:fldCharType="end"/>
                      </w:r>
                      <w:r>
                        <w:t>: Calificación mayor a diez</w:t>
                      </w:r>
                    </w:p>
                  </w:txbxContent>
                </v:textbox>
                <w10:wrap type="tight"/>
              </v:shape>
            </w:pict>
          </mc:Fallback>
        </mc:AlternateContent>
      </w:r>
      <w:r w:rsidRPr="00E3568E">
        <w:rPr>
          <w:bCs/>
          <w:sz w:val="28"/>
          <w:szCs w:val="28"/>
          <w:lang w:val="es-US"/>
        </w:rPr>
        <w:drawing>
          <wp:anchor distT="0" distB="0" distL="114300" distR="114300" simplePos="0" relativeHeight="251729920" behindDoc="1" locked="0" layoutInCell="1" allowOverlap="1" wp14:anchorId="5BE2ACEA" wp14:editId="075543B7">
            <wp:simplePos x="0" y="0"/>
            <wp:positionH relativeFrom="margin">
              <wp:align>center</wp:align>
            </wp:positionH>
            <wp:positionV relativeFrom="paragraph">
              <wp:posOffset>2498974</wp:posOffset>
            </wp:positionV>
            <wp:extent cx="5390515" cy="1384935"/>
            <wp:effectExtent l="0" t="0" r="635" b="5715"/>
            <wp:wrapTight wrapText="bothSides">
              <wp:wrapPolygon edited="0">
                <wp:start x="0" y="0"/>
                <wp:lineTo x="0" y="21392"/>
                <wp:lineTo x="21526" y="21392"/>
                <wp:lineTo x="21526" y="0"/>
                <wp:lineTo x="0" y="0"/>
              </wp:wrapPolygon>
            </wp:wrapTight>
            <wp:docPr id="13173423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42391" name="Imagen 1" descr="Text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390515" cy="1384935"/>
                    </a:xfrm>
                    <a:prstGeom prst="rect">
                      <a:avLst/>
                    </a:prstGeom>
                  </pic:spPr>
                </pic:pic>
              </a:graphicData>
            </a:graphic>
            <wp14:sizeRelH relativeFrom="margin">
              <wp14:pctWidth>0</wp14:pctWidth>
            </wp14:sizeRelH>
            <wp14:sizeRelV relativeFrom="margin">
              <wp14:pctHeight>0</wp14:pctHeight>
            </wp14:sizeRelV>
          </wp:anchor>
        </w:drawing>
      </w:r>
      <w:r>
        <w:rPr>
          <w:bCs/>
          <w:sz w:val="28"/>
          <w:szCs w:val="28"/>
          <w:lang w:val="es-US"/>
        </w:rPr>
        <w:br/>
        <w:t>Tambien mostrara una alerta distinta si introduces una calificación mayor a diez, tomando en cuenta el sistema educativo utilizado aquí en México:</w:t>
      </w:r>
    </w:p>
    <w:p w14:paraId="4726AF13" w14:textId="73E12BED" w:rsidR="00E3568E" w:rsidRDefault="00E3568E" w:rsidP="00CC2BA4">
      <w:pPr>
        <w:jc w:val="both"/>
        <w:rPr>
          <w:bCs/>
          <w:sz w:val="28"/>
          <w:szCs w:val="28"/>
          <w:lang w:val="es-US"/>
        </w:rPr>
      </w:pPr>
    </w:p>
    <w:p w14:paraId="7348C990" w14:textId="0191B8C3" w:rsidR="00CC2BA4" w:rsidRDefault="00CC2BA4" w:rsidP="00CC2BA4">
      <w:pPr>
        <w:jc w:val="both"/>
        <w:rPr>
          <w:bCs/>
          <w:sz w:val="28"/>
          <w:szCs w:val="28"/>
          <w:lang w:val="es-US"/>
        </w:rPr>
      </w:pPr>
    </w:p>
    <w:p w14:paraId="36301488" w14:textId="77777777" w:rsidR="00E3568E" w:rsidRDefault="00E3568E" w:rsidP="00CC2BA4">
      <w:pPr>
        <w:jc w:val="both"/>
        <w:rPr>
          <w:bCs/>
          <w:sz w:val="28"/>
          <w:szCs w:val="28"/>
          <w:lang w:val="es-US"/>
        </w:rPr>
      </w:pPr>
    </w:p>
    <w:p w14:paraId="5C06BEB4" w14:textId="77777777" w:rsidR="00E3568E" w:rsidRDefault="00E3568E" w:rsidP="00CC2BA4">
      <w:pPr>
        <w:jc w:val="both"/>
        <w:rPr>
          <w:bCs/>
          <w:sz w:val="28"/>
          <w:szCs w:val="28"/>
          <w:lang w:val="es-US"/>
        </w:rPr>
      </w:pPr>
    </w:p>
    <w:p w14:paraId="61256A72" w14:textId="77777777" w:rsidR="00E3568E" w:rsidRDefault="00E3568E" w:rsidP="00CC2BA4">
      <w:pPr>
        <w:jc w:val="both"/>
        <w:rPr>
          <w:bCs/>
          <w:sz w:val="28"/>
          <w:szCs w:val="28"/>
          <w:lang w:val="es-US"/>
        </w:rPr>
      </w:pPr>
    </w:p>
    <w:p w14:paraId="65DE3092" w14:textId="77777777" w:rsidR="00E3568E" w:rsidRDefault="00E3568E" w:rsidP="00CC2BA4">
      <w:pPr>
        <w:jc w:val="both"/>
        <w:rPr>
          <w:bCs/>
          <w:sz w:val="28"/>
          <w:szCs w:val="28"/>
          <w:lang w:val="es-US"/>
        </w:rPr>
      </w:pPr>
    </w:p>
    <w:p w14:paraId="77341E67" w14:textId="77777777" w:rsidR="00E3568E" w:rsidRDefault="00E3568E" w:rsidP="00CC2BA4">
      <w:pPr>
        <w:jc w:val="both"/>
        <w:rPr>
          <w:bCs/>
          <w:sz w:val="28"/>
          <w:szCs w:val="28"/>
          <w:lang w:val="es-US"/>
        </w:rPr>
      </w:pPr>
    </w:p>
    <w:p w14:paraId="1EBFE0A2" w14:textId="60171959" w:rsidR="00E3568E" w:rsidRDefault="00E3568E" w:rsidP="00CC2BA4">
      <w:pPr>
        <w:jc w:val="both"/>
        <w:rPr>
          <w:bCs/>
          <w:sz w:val="28"/>
          <w:szCs w:val="28"/>
          <w:lang w:val="es-US"/>
        </w:rPr>
      </w:pPr>
      <w:r>
        <w:rPr>
          <w:b/>
          <w:sz w:val="40"/>
          <w:szCs w:val="40"/>
          <w:lang w:val="es-US"/>
        </w:rPr>
        <w:lastRenderedPageBreak/>
        <w:t>Ejercicio 18 (Diagrama de flujo)</w:t>
      </w:r>
    </w:p>
    <w:p w14:paraId="7E0F11FD" w14:textId="02FFB5E9" w:rsidR="00E3568E" w:rsidRDefault="00E3568E" w:rsidP="00CC2BA4">
      <w:pPr>
        <w:jc w:val="both"/>
        <w:rPr>
          <w:bCs/>
          <w:sz w:val="28"/>
          <w:szCs w:val="28"/>
          <w:lang w:val="es-US"/>
        </w:rPr>
      </w:pPr>
      <w:r w:rsidRPr="00E3568E">
        <w:rPr>
          <w:bCs/>
          <w:sz w:val="28"/>
          <w:szCs w:val="28"/>
          <w:lang w:val="es-US"/>
        </w:rPr>
        <w:drawing>
          <wp:inline distT="0" distB="0" distL="0" distR="0" wp14:anchorId="26F26172" wp14:editId="4734B8D8">
            <wp:extent cx="5612130" cy="5211445"/>
            <wp:effectExtent l="0" t="0" r="7620" b="8255"/>
            <wp:docPr id="100038901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89016" name="Imagen 1" descr="Diagrama&#10;&#10;Descripción generada automáticamente"/>
                    <pic:cNvPicPr/>
                  </pic:nvPicPr>
                  <pic:blipFill>
                    <a:blip r:embed="rId35"/>
                    <a:stretch>
                      <a:fillRect/>
                    </a:stretch>
                  </pic:blipFill>
                  <pic:spPr>
                    <a:xfrm>
                      <a:off x="0" y="0"/>
                      <a:ext cx="5612130" cy="5211445"/>
                    </a:xfrm>
                    <a:prstGeom prst="rect">
                      <a:avLst/>
                    </a:prstGeom>
                  </pic:spPr>
                </pic:pic>
              </a:graphicData>
            </a:graphic>
          </wp:inline>
        </w:drawing>
      </w:r>
    </w:p>
    <w:p w14:paraId="462ED94C" w14:textId="77777777" w:rsidR="00E3568E" w:rsidRDefault="00E3568E" w:rsidP="00CC2BA4">
      <w:pPr>
        <w:jc w:val="both"/>
        <w:rPr>
          <w:bCs/>
          <w:sz w:val="28"/>
          <w:szCs w:val="28"/>
          <w:u w:val="single"/>
          <w:lang w:val="es-US"/>
        </w:rPr>
      </w:pPr>
    </w:p>
    <w:p w14:paraId="45E87052" w14:textId="77777777" w:rsidR="00E3568E" w:rsidRDefault="00E3568E" w:rsidP="00CC2BA4">
      <w:pPr>
        <w:jc w:val="both"/>
        <w:rPr>
          <w:bCs/>
          <w:sz w:val="28"/>
          <w:szCs w:val="28"/>
          <w:u w:val="single"/>
          <w:lang w:val="es-US"/>
        </w:rPr>
      </w:pPr>
    </w:p>
    <w:p w14:paraId="3A0AD74B" w14:textId="77777777" w:rsidR="00E3568E" w:rsidRDefault="00E3568E" w:rsidP="00CC2BA4">
      <w:pPr>
        <w:jc w:val="both"/>
        <w:rPr>
          <w:bCs/>
          <w:sz w:val="28"/>
          <w:szCs w:val="28"/>
          <w:u w:val="single"/>
          <w:lang w:val="es-US"/>
        </w:rPr>
      </w:pPr>
    </w:p>
    <w:p w14:paraId="029231F8" w14:textId="77777777" w:rsidR="00E3568E" w:rsidRDefault="00E3568E" w:rsidP="00CC2BA4">
      <w:pPr>
        <w:jc w:val="both"/>
        <w:rPr>
          <w:bCs/>
          <w:sz w:val="28"/>
          <w:szCs w:val="28"/>
          <w:u w:val="single"/>
          <w:lang w:val="es-US"/>
        </w:rPr>
      </w:pPr>
    </w:p>
    <w:p w14:paraId="63EF8120" w14:textId="77777777" w:rsidR="00E3568E" w:rsidRDefault="00E3568E" w:rsidP="00CC2BA4">
      <w:pPr>
        <w:jc w:val="both"/>
        <w:rPr>
          <w:bCs/>
          <w:sz w:val="28"/>
          <w:szCs w:val="28"/>
          <w:u w:val="single"/>
          <w:lang w:val="es-US"/>
        </w:rPr>
      </w:pPr>
    </w:p>
    <w:p w14:paraId="1C7C0549" w14:textId="77777777" w:rsidR="00E3568E" w:rsidRDefault="00E3568E" w:rsidP="00CC2BA4">
      <w:pPr>
        <w:jc w:val="both"/>
        <w:rPr>
          <w:bCs/>
          <w:sz w:val="28"/>
          <w:szCs w:val="28"/>
          <w:u w:val="single"/>
          <w:lang w:val="es-US"/>
        </w:rPr>
      </w:pPr>
    </w:p>
    <w:p w14:paraId="4AF050F1" w14:textId="427BAA55" w:rsidR="00E3568E" w:rsidRDefault="00E3568E" w:rsidP="00CC2BA4">
      <w:pPr>
        <w:jc w:val="both"/>
        <w:rPr>
          <w:bCs/>
          <w:sz w:val="28"/>
          <w:szCs w:val="28"/>
          <w:u w:val="single"/>
          <w:lang w:val="es-US"/>
        </w:rPr>
      </w:pPr>
      <w:r>
        <w:rPr>
          <w:bCs/>
          <w:sz w:val="28"/>
          <w:szCs w:val="28"/>
          <w:u w:val="single"/>
          <w:lang w:val="es-US"/>
        </w:rPr>
        <w:t>*</w:t>
      </w:r>
      <w:r w:rsidRPr="00E3568E">
        <w:rPr>
          <w:bCs/>
          <w:sz w:val="28"/>
          <w:szCs w:val="28"/>
          <w:u w:val="single"/>
          <w:lang w:val="es-US"/>
        </w:rPr>
        <w:t>Versión simplificada del algoritmo utilizado en C</w:t>
      </w:r>
    </w:p>
    <w:p w14:paraId="242D4996" w14:textId="5E99AF8A" w:rsidR="00E3568E" w:rsidRDefault="00E3568E" w:rsidP="00CC2BA4">
      <w:pPr>
        <w:jc w:val="both"/>
        <w:rPr>
          <w:bCs/>
          <w:sz w:val="40"/>
          <w:szCs w:val="40"/>
          <w:lang w:val="es-US"/>
        </w:rPr>
      </w:pPr>
      <w:r>
        <w:rPr>
          <w:b/>
          <w:sz w:val="40"/>
          <w:szCs w:val="40"/>
          <w:lang w:val="es-US"/>
        </w:rPr>
        <w:lastRenderedPageBreak/>
        <w:t>Ejercicio 21 (AGENDA)</w:t>
      </w:r>
    </w:p>
    <w:p w14:paraId="421EA7E6" w14:textId="53D599FA" w:rsidR="00E3568E" w:rsidRDefault="00E3568E" w:rsidP="00CC2BA4">
      <w:pPr>
        <w:jc w:val="both"/>
        <w:rPr>
          <w:bCs/>
          <w:sz w:val="28"/>
          <w:szCs w:val="28"/>
          <w:lang w:val="es-US"/>
        </w:rPr>
      </w:pPr>
      <w:r>
        <w:rPr>
          <w:bCs/>
          <w:sz w:val="28"/>
          <w:szCs w:val="28"/>
          <w:u w:val="single"/>
          <w:lang w:val="es-US"/>
        </w:rPr>
        <w:t>Crea un programa que simule una pequeña agenda</w:t>
      </w:r>
    </w:p>
    <w:p w14:paraId="1EC6A3C7" w14:textId="77777777" w:rsidR="00E3568E" w:rsidRDefault="00E3568E" w:rsidP="00CC2BA4">
      <w:pPr>
        <w:jc w:val="both"/>
        <w:rPr>
          <w:bCs/>
          <w:sz w:val="28"/>
          <w:szCs w:val="28"/>
          <w:lang w:val="es-US"/>
        </w:rPr>
      </w:pPr>
    </w:p>
    <w:p w14:paraId="38CF8A69" w14:textId="7B6BCD84" w:rsidR="00E3568E" w:rsidRDefault="00E3568E" w:rsidP="00CC2BA4">
      <w:pPr>
        <w:jc w:val="both"/>
        <w:rPr>
          <w:bCs/>
          <w:sz w:val="28"/>
          <w:szCs w:val="28"/>
          <w:lang w:val="es-US"/>
        </w:rPr>
      </w:pPr>
      <w:r>
        <w:rPr>
          <w:noProof/>
        </w:rPr>
        <mc:AlternateContent>
          <mc:Choice Requires="wps">
            <w:drawing>
              <wp:anchor distT="0" distB="0" distL="114300" distR="114300" simplePos="0" relativeHeight="251735040" behindDoc="1" locked="0" layoutInCell="1" allowOverlap="1" wp14:anchorId="71B82F52" wp14:editId="5B0318A0">
                <wp:simplePos x="0" y="0"/>
                <wp:positionH relativeFrom="column">
                  <wp:posOffset>158115</wp:posOffset>
                </wp:positionH>
                <wp:positionV relativeFrom="paragraph">
                  <wp:posOffset>2537460</wp:posOffset>
                </wp:positionV>
                <wp:extent cx="5286375" cy="635"/>
                <wp:effectExtent l="0" t="0" r="0" b="0"/>
                <wp:wrapTight wrapText="bothSides">
                  <wp:wrapPolygon edited="0">
                    <wp:start x="0" y="0"/>
                    <wp:lineTo x="0" y="21600"/>
                    <wp:lineTo x="21600" y="21600"/>
                    <wp:lineTo x="21600" y="0"/>
                  </wp:wrapPolygon>
                </wp:wrapTight>
                <wp:docPr id="443564339" name="Cuadro de texto 1"/>
                <wp:cNvGraphicFramePr/>
                <a:graphic xmlns:a="http://schemas.openxmlformats.org/drawingml/2006/main">
                  <a:graphicData uri="http://schemas.microsoft.com/office/word/2010/wordprocessingShape">
                    <wps:wsp>
                      <wps:cNvSpPr txBox="1"/>
                      <wps:spPr>
                        <a:xfrm>
                          <a:off x="0" y="0"/>
                          <a:ext cx="5286375" cy="635"/>
                        </a:xfrm>
                        <a:prstGeom prst="rect">
                          <a:avLst/>
                        </a:prstGeom>
                        <a:solidFill>
                          <a:prstClr val="white"/>
                        </a:solidFill>
                        <a:ln>
                          <a:noFill/>
                        </a:ln>
                      </wps:spPr>
                      <wps:txbx>
                        <w:txbxContent>
                          <w:p w14:paraId="1F90CCA8" w14:textId="202FBBF5" w:rsidR="00E3568E" w:rsidRPr="00320428" w:rsidRDefault="00E3568E" w:rsidP="00E3568E">
                            <w:pPr>
                              <w:pStyle w:val="Descripcin"/>
                              <w:jc w:val="center"/>
                              <w:rPr>
                                <w:sz w:val="22"/>
                                <w:szCs w:val="22"/>
                                <w:lang w:val="es-US"/>
                              </w:rPr>
                            </w:pPr>
                            <w:r>
                              <w:t xml:space="preserve">Ilustración </w:t>
                            </w:r>
                            <w:r>
                              <w:fldChar w:fldCharType="begin"/>
                            </w:r>
                            <w:r>
                              <w:instrText xml:space="preserve"> SEQ Ilustración \* ARABIC </w:instrText>
                            </w:r>
                            <w:r>
                              <w:fldChar w:fldCharType="separate"/>
                            </w:r>
                            <w:r w:rsidR="00032885">
                              <w:rPr>
                                <w:noProof/>
                              </w:rPr>
                              <w:t>23</w:t>
                            </w:r>
                            <w:r>
                              <w:fldChar w:fldCharType="end"/>
                            </w:r>
                            <w:r>
                              <w:t>: "AGENDA"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82F52" id="_x0000_s1051" type="#_x0000_t202" style="position:absolute;left:0;text-align:left;margin-left:12.45pt;margin-top:199.8pt;width:416.25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ZNaHAIAAEAEAAAOAAAAZHJzL2Uyb0RvYy54bWysU8Fu2zAMvQ/YPwi6L07SJS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" stroked="f">
                <v:textbox style="mso-fit-shape-to-text:t" inset="0,0,0,0">
                  <w:txbxContent>
                    <w:p w14:paraId="1F90CCA8" w14:textId="202FBBF5" w:rsidR="00E3568E" w:rsidRPr="00320428" w:rsidRDefault="00E3568E" w:rsidP="00E3568E">
                      <w:pPr>
                        <w:pStyle w:val="Descripcin"/>
                        <w:jc w:val="center"/>
                        <w:rPr>
                          <w:sz w:val="22"/>
                          <w:szCs w:val="22"/>
                          <w:lang w:val="es-US"/>
                        </w:rPr>
                      </w:pPr>
                      <w:r>
                        <w:t xml:space="preserve">Ilustración </w:t>
                      </w:r>
                      <w:r>
                        <w:fldChar w:fldCharType="begin"/>
                      </w:r>
                      <w:r>
                        <w:instrText xml:space="preserve"> SEQ Ilustración \* ARABIC </w:instrText>
                      </w:r>
                      <w:r>
                        <w:fldChar w:fldCharType="separate"/>
                      </w:r>
                      <w:r w:rsidR="00032885">
                        <w:rPr>
                          <w:noProof/>
                        </w:rPr>
                        <w:t>23</w:t>
                      </w:r>
                      <w:r>
                        <w:fldChar w:fldCharType="end"/>
                      </w:r>
                      <w:r>
                        <w:t>: "AGENDA"</w:t>
                      </w:r>
                    </w:p>
                  </w:txbxContent>
                </v:textbox>
                <w10:wrap type="tight"/>
              </v:shape>
            </w:pict>
          </mc:Fallback>
        </mc:AlternateContent>
      </w:r>
      <w:r w:rsidRPr="00E3568E">
        <w:rPr>
          <w:lang w:val="es-US"/>
        </w:rPr>
        <w:drawing>
          <wp:anchor distT="0" distB="0" distL="114300" distR="114300" simplePos="0" relativeHeight="251732992" behindDoc="1" locked="0" layoutInCell="1" allowOverlap="1" wp14:anchorId="3BFB1EEE" wp14:editId="04730224">
            <wp:simplePos x="0" y="0"/>
            <wp:positionH relativeFrom="margin">
              <wp:align>center</wp:align>
            </wp:positionH>
            <wp:positionV relativeFrom="paragraph">
              <wp:posOffset>544830</wp:posOffset>
            </wp:positionV>
            <wp:extent cx="5286375" cy="1935480"/>
            <wp:effectExtent l="0" t="0" r="9525" b="7620"/>
            <wp:wrapTight wrapText="bothSides">
              <wp:wrapPolygon edited="0">
                <wp:start x="0" y="0"/>
                <wp:lineTo x="0" y="21472"/>
                <wp:lineTo x="21561" y="21472"/>
                <wp:lineTo x="21561" y="0"/>
                <wp:lineTo x="0" y="0"/>
              </wp:wrapPolygon>
            </wp:wrapTight>
            <wp:docPr id="12844943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94386" name="Imagen 1" descr="Text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286375" cy="1935480"/>
                    </a:xfrm>
                    <a:prstGeom prst="rect">
                      <a:avLst/>
                    </a:prstGeom>
                  </pic:spPr>
                </pic:pic>
              </a:graphicData>
            </a:graphic>
            <wp14:sizeRelH relativeFrom="margin">
              <wp14:pctWidth>0</wp14:pctWidth>
            </wp14:sizeRelH>
            <wp14:sizeRelV relativeFrom="margin">
              <wp14:pctHeight>0</wp14:pctHeight>
            </wp14:sizeRelV>
          </wp:anchor>
        </w:drawing>
      </w:r>
      <w:r>
        <w:rPr>
          <w:bCs/>
          <w:sz w:val="28"/>
          <w:szCs w:val="28"/>
          <w:lang w:val="es-US"/>
        </w:rPr>
        <w:t>Para poder utilizar el subprograma de la agenda, se debe escribir el comando “</w:t>
      </w:r>
      <w:r>
        <w:rPr>
          <w:bCs/>
          <w:i/>
          <w:iCs/>
          <w:sz w:val="28"/>
          <w:szCs w:val="28"/>
          <w:lang w:val="es-US"/>
        </w:rPr>
        <w:t>AGENDA”</w:t>
      </w:r>
      <w:r>
        <w:rPr>
          <w:bCs/>
          <w:sz w:val="28"/>
          <w:szCs w:val="28"/>
          <w:lang w:val="es-US"/>
        </w:rPr>
        <w:t xml:space="preserve"> con el cual, se te mostrara el siguiente menú:</w:t>
      </w:r>
    </w:p>
    <w:p w14:paraId="03F2112C" w14:textId="77777777" w:rsidR="00E3568E" w:rsidRDefault="00E3568E" w:rsidP="00CC2BA4">
      <w:pPr>
        <w:jc w:val="both"/>
        <w:rPr>
          <w:bCs/>
          <w:sz w:val="28"/>
          <w:szCs w:val="28"/>
          <w:lang w:val="es-US"/>
        </w:rPr>
      </w:pPr>
    </w:p>
    <w:p w14:paraId="4F127F31" w14:textId="288F8B16" w:rsidR="00E3568E" w:rsidRDefault="0081345D" w:rsidP="00CC2BA4">
      <w:pPr>
        <w:jc w:val="both"/>
        <w:rPr>
          <w:bCs/>
          <w:sz w:val="28"/>
          <w:szCs w:val="28"/>
          <w:lang w:val="es-US"/>
        </w:rPr>
      </w:pPr>
      <w:r>
        <w:rPr>
          <w:bCs/>
          <w:sz w:val="28"/>
          <w:szCs w:val="28"/>
          <w:lang w:val="es-US"/>
        </w:rPr>
        <w:t>En el apartado “</w:t>
      </w:r>
      <w:r>
        <w:rPr>
          <w:bCs/>
          <w:i/>
          <w:iCs/>
          <w:sz w:val="28"/>
          <w:szCs w:val="28"/>
          <w:lang w:val="es-US"/>
        </w:rPr>
        <w:t>Que haremos?”</w:t>
      </w:r>
      <w:r>
        <w:rPr>
          <w:bCs/>
          <w:sz w:val="28"/>
          <w:szCs w:val="28"/>
          <w:lang w:val="es-US"/>
        </w:rPr>
        <w:t xml:space="preserve"> se deberá escribir alguna de las cuatro letras en mayúscula haciendo cada uno actividad diferente para poder usar la agenda.</w:t>
      </w:r>
    </w:p>
    <w:p w14:paraId="591B3C3F" w14:textId="471743A6" w:rsidR="0081345D" w:rsidRDefault="0081345D" w:rsidP="00CC2BA4">
      <w:pPr>
        <w:jc w:val="both"/>
        <w:rPr>
          <w:sz w:val="28"/>
          <w:szCs w:val="28"/>
        </w:rPr>
      </w:pPr>
      <w:r>
        <w:rPr>
          <w:bCs/>
          <w:sz w:val="28"/>
          <w:szCs w:val="28"/>
          <w:lang w:val="es-US"/>
        </w:rPr>
        <w:t>Iniciando con la letra “</w:t>
      </w:r>
      <w:r>
        <w:rPr>
          <w:i/>
          <w:iCs/>
        </w:rPr>
        <w:t>N</w:t>
      </w:r>
      <w:r>
        <w:rPr>
          <w:sz w:val="28"/>
          <w:szCs w:val="28"/>
        </w:rPr>
        <w:t>”, esta letra nos permitirá añadir una nueva actividad para nuestra agenda, donde se deberán introducir los datos necesarios siendo:</w:t>
      </w:r>
    </w:p>
    <w:p w14:paraId="0EA44D05" w14:textId="35778D77" w:rsidR="0081345D" w:rsidRDefault="0081345D" w:rsidP="0081345D">
      <w:pPr>
        <w:pStyle w:val="Prrafodelista"/>
        <w:numPr>
          <w:ilvl w:val="0"/>
          <w:numId w:val="5"/>
        </w:numPr>
        <w:jc w:val="both"/>
        <w:rPr>
          <w:sz w:val="28"/>
          <w:szCs w:val="28"/>
        </w:rPr>
      </w:pPr>
      <w:r>
        <w:rPr>
          <w:sz w:val="28"/>
          <w:szCs w:val="28"/>
        </w:rPr>
        <w:t>Nombre clave (máximo 12 caracteres, sin espacios)</w:t>
      </w:r>
    </w:p>
    <w:p w14:paraId="733A16D0" w14:textId="7A741B2F" w:rsidR="0081345D" w:rsidRDefault="0081345D" w:rsidP="0081345D">
      <w:pPr>
        <w:pStyle w:val="Prrafodelista"/>
        <w:numPr>
          <w:ilvl w:val="0"/>
          <w:numId w:val="5"/>
        </w:numPr>
        <w:jc w:val="both"/>
        <w:rPr>
          <w:sz w:val="28"/>
          <w:szCs w:val="28"/>
        </w:rPr>
      </w:pPr>
      <w:r>
        <w:rPr>
          <w:sz w:val="28"/>
          <w:szCs w:val="28"/>
        </w:rPr>
        <w:t xml:space="preserve">Hora (en formato 24hrs) </w:t>
      </w:r>
    </w:p>
    <w:p w14:paraId="6E4A59D4" w14:textId="4E59CFA1" w:rsidR="0081345D" w:rsidRDefault="0081345D" w:rsidP="0081345D">
      <w:pPr>
        <w:pStyle w:val="Prrafodelista"/>
        <w:numPr>
          <w:ilvl w:val="0"/>
          <w:numId w:val="5"/>
        </w:numPr>
        <w:jc w:val="both"/>
        <w:rPr>
          <w:sz w:val="28"/>
          <w:szCs w:val="28"/>
        </w:rPr>
      </w:pPr>
      <w:r>
        <w:rPr>
          <w:sz w:val="28"/>
          <w:szCs w:val="28"/>
        </w:rPr>
        <w:t>Minutos de la hora anteriormente proporcionada</w:t>
      </w:r>
    </w:p>
    <w:p w14:paraId="370F0BCB" w14:textId="04752EF4" w:rsidR="0081345D" w:rsidRDefault="0081345D" w:rsidP="0081345D">
      <w:pPr>
        <w:pStyle w:val="Prrafodelista"/>
        <w:numPr>
          <w:ilvl w:val="0"/>
          <w:numId w:val="5"/>
        </w:numPr>
        <w:jc w:val="both"/>
        <w:rPr>
          <w:sz w:val="28"/>
          <w:szCs w:val="28"/>
        </w:rPr>
      </w:pPr>
      <w:r>
        <w:rPr>
          <w:sz w:val="28"/>
          <w:szCs w:val="28"/>
        </w:rPr>
        <w:t>Dia del mes</w:t>
      </w:r>
    </w:p>
    <w:p w14:paraId="201A6D2D" w14:textId="5770F7AE" w:rsidR="0081345D" w:rsidRDefault="0081345D" w:rsidP="0081345D">
      <w:pPr>
        <w:pStyle w:val="Prrafodelista"/>
        <w:numPr>
          <w:ilvl w:val="0"/>
          <w:numId w:val="5"/>
        </w:numPr>
        <w:jc w:val="both"/>
        <w:rPr>
          <w:sz w:val="28"/>
          <w:szCs w:val="28"/>
        </w:rPr>
      </w:pPr>
      <w:r>
        <w:rPr>
          <w:sz w:val="28"/>
          <w:szCs w:val="28"/>
        </w:rPr>
        <w:t>Mes del año</w:t>
      </w:r>
    </w:p>
    <w:p w14:paraId="19536B08" w14:textId="4DADC983" w:rsidR="0081345D" w:rsidRDefault="0081345D" w:rsidP="0081345D">
      <w:pPr>
        <w:pStyle w:val="Prrafodelista"/>
        <w:numPr>
          <w:ilvl w:val="0"/>
          <w:numId w:val="5"/>
        </w:numPr>
        <w:jc w:val="both"/>
        <w:rPr>
          <w:sz w:val="28"/>
          <w:szCs w:val="28"/>
        </w:rPr>
      </w:pPr>
      <w:r>
        <w:rPr>
          <w:sz w:val="28"/>
          <w:szCs w:val="28"/>
        </w:rPr>
        <w:t>Año</w:t>
      </w:r>
    </w:p>
    <w:p w14:paraId="2CE8CCAF" w14:textId="77777777" w:rsidR="0081345D" w:rsidRDefault="0081345D" w:rsidP="0081345D">
      <w:pPr>
        <w:jc w:val="both"/>
        <w:rPr>
          <w:sz w:val="28"/>
          <w:szCs w:val="28"/>
        </w:rPr>
      </w:pPr>
    </w:p>
    <w:p w14:paraId="32DB60BE" w14:textId="77777777" w:rsidR="0081345D" w:rsidRDefault="0081345D" w:rsidP="0081345D">
      <w:pPr>
        <w:jc w:val="both"/>
        <w:rPr>
          <w:sz w:val="28"/>
          <w:szCs w:val="28"/>
        </w:rPr>
      </w:pPr>
    </w:p>
    <w:p w14:paraId="5DE5B613" w14:textId="658946E4" w:rsidR="0081345D" w:rsidRDefault="0081345D" w:rsidP="0081345D">
      <w:pPr>
        <w:jc w:val="both"/>
        <w:rPr>
          <w:sz w:val="28"/>
          <w:szCs w:val="28"/>
        </w:rPr>
      </w:pPr>
      <w:r>
        <w:rPr>
          <w:noProof/>
        </w:rPr>
        <w:lastRenderedPageBreak/>
        <mc:AlternateContent>
          <mc:Choice Requires="wps">
            <w:drawing>
              <wp:anchor distT="0" distB="0" distL="114300" distR="114300" simplePos="0" relativeHeight="251738112" behindDoc="1" locked="0" layoutInCell="1" allowOverlap="1" wp14:anchorId="1757C39A" wp14:editId="43512463">
                <wp:simplePos x="0" y="0"/>
                <wp:positionH relativeFrom="column">
                  <wp:posOffset>129540</wp:posOffset>
                </wp:positionH>
                <wp:positionV relativeFrom="paragraph">
                  <wp:posOffset>2690495</wp:posOffset>
                </wp:positionV>
                <wp:extent cx="5351145" cy="635"/>
                <wp:effectExtent l="0" t="0" r="0" b="0"/>
                <wp:wrapTight wrapText="bothSides">
                  <wp:wrapPolygon edited="0">
                    <wp:start x="0" y="0"/>
                    <wp:lineTo x="0" y="21600"/>
                    <wp:lineTo x="21600" y="21600"/>
                    <wp:lineTo x="21600" y="0"/>
                  </wp:wrapPolygon>
                </wp:wrapTight>
                <wp:docPr id="1585039453" name="Cuadro de texto 1"/>
                <wp:cNvGraphicFramePr/>
                <a:graphic xmlns:a="http://schemas.openxmlformats.org/drawingml/2006/main">
                  <a:graphicData uri="http://schemas.microsoft.com/office/word/2010/wordprocessingShape">
                    <wps:wsp>
                      <wps:cNvSpPr txBox="1"/>
                      <wps:spPr>
                        <a:xfrm>
                          <a:off x="0" y="0"/>
                          <a:ext cx="5351145" cy="635"/>
                        </a:xfrm>
                        <a:prstGeom prst="rect">
                          <a:avLst/>
                        </a:prstGeom>
                        <a:solidFill>
                          <a:prstClr val="white"/>
                        </a:solidFill>
                        <a:ln>
                          <a:noFill/>
                        </a:ln>
                      </wps:spPr>
                      <wps:txbx>
                        <w:txbxContent>
                          <w:p w14:paraId="322827AD" w14:textId="5BBEDA56" w:rsidR="0081345D" w:rsidRPr="001A124E" w:rsidRDefault="0081345D" w:rsidP="0081345D">
                            <w:pPr>
                              <w:pStyle w:val="Descripcin"/>
                              <w:jc w:val="center"/>
                              <w:rPr>
                                <w:sz w:val="28"/>
                                <w:szCs w:val="28"/>
                              </w:rPr>
                            </w:pPr>
                            <w:r>
                              <w:t xml:space="preserve">Ilustración </w:t>
                            </w:r>
                            <w:r>
                              <w:fldChar w:fldCharType="begin"/>
                            </w:r>
                            <w:r>
                              <w:instrText xml:space="preserve"> SEQ Ilustración \* ARABIC </w:instrText>
                            </w:r>
                            <w:r>
                              <w:fldChar w:fldCharType="separate"/>
                            </w:r>
                            <w:r w:rsidR="00032885">
                              <w:rPr>
                                <w:noProof/>
                              </w:rPr>
                              <w:t>24</w:t>
                            </w:r>
                            <w:r>
                              <w:fldChar w:fldCharType="end"/>
                            </w:r>
                            <w:r>
                              <w:t>: Comando "N"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7C39A" id="_x0000_s1052" type="#_x0000_t202" style="position:absolute;left:0;text-align:left;margin-left:10.2pt;margin-top:211.85pt;width:421.35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ER7GgIAAEAEAAAOAAAAZHJzL2Uyb0RvYy54bWysU8Fu2zAMvQ/YPwi6L07SpRi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" stroked="f">
                <v:textbox style="mso-fit-shape-to-text:t" inset="0,0,0,0">
                  <w:txbxContent>
                    <w:p w14:paraId="322827AD" w14:textId="5BBEDA56" w:rsidR="0081345D" w:rsidRPr="001A124E" w:rsidRDefault="0081345D" w:rsidP="0081345D">
                      <w:pPr>
                        <w:pStyle w:val="Descripcin"/>
                        <w:jc w:val="center"/>
                        <w:rPr>
                          <w:sz w:val="28"/>
                          <w:szCs w:val="28"/>
                        </w:rPr>
                      </w:pPr>
                      <w:r>
                        <w:t xml:space="preserve">Ilustración </w:t>
                      </w:r>
                      <w:r>
                        <w:fldChar w:fldCharType="begin"/>
                      </w:r>
                      <w:r>
                        <w:instrText xml:space="preserve"> SEQ Ilustración \* ARABIC </w:instrText>
                      </w:r>
                      <w:r>
                        <w:fldChar w:fldCharType="separate"/>
                      </w:r>
                      <w:r w:rsidR="00032885">
                        <w:rPr>
                          <w:noProof/>
                        </w:rPr>
                        <w:t>24</w:t>
                      </w:r>
                      <w:r>
                        <w:fldChar w:fldCharType="end"/>
                      </w:r>
                      <w:r>
                        <w:t>: Comando "N"</w:t>
                      </w:r>
                    </w:p>
                  </w:txbxContent>
                </v:textbox>
                <w10:wrap type="tight"/>
              </v:shape>
            </w:pict>
          </mc:Fallback>
        </mc:AlternateContent>
      </w:r>
      <w:r w:rsidRPr="0081345D">
        <w:rPr>
          <w:sz w:val="28"/>
          <w:szCs w:val="28"/>
        </w:rPr>
        <w:drawing>
          <wp:anchor distT="0" distB="0" distL="114300" distR="114300" simplePos="0" relativeHeight="251736064" behindDoc="1" locked="0" layoutInCell="1" allowOverlap="1" wp14:anchorId="49418887" wp14:editId="2792C2E7">
            <wp:simplePos x="0" y="0"/>
            <wp:positionH relativeFrom="margin">
              <wp:align>center</wp:align>
            </wp:positionH>
            <wp:positionV relativeFrom="paragraph">
              <wp:posOffset>0</wp:posOffset>
            </wp:positionV>
            <wp:extent cx="5351145" cy="2633345"/>
            <wp:effectExtent l="0" t="0" r="1905" b="0"/>
            <wp:wrapTight wrapText="bothSides">
              <wp:wrapPolygon edited="0">
                <wp:start x="0" y="0"/>
                <wp:lineTo x="0" y="21407"/>
                <wp:lineTo x="21531" y="21407"/>
                <wp:lineTo x="21531" y="0"/>
                <wp:lineTo x="0" y="0"/>
              </wp:wrapPolygon>
            </wp:wrapTight>
            <wp:docPr id="1277386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8679" name="Imagen 1" descr="Texto&#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5351145" cy="2633345"/>
                    </a:xfrm>
                    <a:prstGeom prst="rect">
                      <a:avLst/>
                    </a:prstGeom>
                  </pic:spPr>
                </pic:pic>
              </a:graphicData>
            </a:graphic>
            <wp14:sizeRelH relativeFrom="margin">
              <wp14:pctWidth>0</wp14:pctWidth>
            </wp14:sizeRelH>
            <wp14:sizeRelV relativeFrom="margin">
              <wp14:pctHeight>0</wp14:pctHeight>
            </wp14:sizeRelV>
          </wp:anchor>
        </w:drawing>
      </w:r>
    </w:p>
    <w:p w14:paraId="609268B8" w14:textId="216B6CB8" w:rsidR="0081345D" w:rsidRDefault="0081345D" w:rsidP="0081345D">
      <w:pPr>
        <w:jc w:val="both"/>
        <w:rPr>
          <w:sz w:val="28"/>
          <w:szCs w:val="28"/>
        </w:rPr>
      </w:pPr>
      <w:r>
        <w:rPr>
          <w:sz w:val="28"/>
          <w:szCs w:val="28"/>
        </w:rPr>
        <w:t>Algunos datos tienen limitaciones para evitar errores lógicos, siendo los siguientes:</w:t>
      </w:r>
    </w:p>
    <w:p w14:paraId="4427C9B4" w14:textId="7F4E5A0D" w:rsidR="00E3568E" w:rsidRPr="0081345D" w:rsidRDefault="0081345D" w:rsidP="0081345D">
      <w:pPr>
        <w:pStyle w:val="Prrafodelista"/>
        <w:numPr>
          <w:ilvl w:val="0"/>
          <w:numId w:val="6"/>
        </w:numPr>
        <w:jc w:val="both"/>
        <w:rPr>
          <w:lang w:val="es-US"/>
        </w:rPr>
      </w:pPr>
      <w:r>
        <w:rPr>
          <w:sz w:val="28"/>
          <w:szCs w:val="28"/>
          <w:lang w:val="es-US"/>
        </w:rPr>
        <w:t xml:space="preserve">Hora </w:t>
      </w:r>
      <w:r>
        <w:rPr>
          <w:sz w:val="28"/>
          <w:szCs w:val="28"/>
          <w:lang w:val="es-US"/>
        </w:rPr>
        <w:tab/>
      </w:r>
      <w:r>
        <w:rPr>
          <w:sz w:val="28"/>
          <w:szCs w:val="28"/>
          <w:lang w:val="es-US"/>
        </w:rPr>
        <w:tab/>
        <w:t>-&gt; Debe ser mayor a 0 y menor a 25</w:t>
      </w:r>
    </w:p>
    <w:p w14:paraId="789BBDBF" w14:textId="0924ED53" w:rsidR="0081345D" w:rsidRPr="0081345D" w:rsidRDefault="0081345D" w:rsidP="0081345D">
      <w:pPr>
        <w:pStyle w:val="Prrafodelista"/>
        <w:numPr>
          <w:ilvl w:val="0"/>
          <w:numId w:val="6"/>
        </w:numPr>
        <w:jc w:val="both"/>
        <w:rPr>
          <w:lang w:val="es-US"/>
        </w:rPr>
      </w:pPr>
      <w:r>
        <w:rPr>
          <w:sz w:val="28"/>
          <w:szCs w:val="28"/>
          <w:lang w:val="es-US"/>
        </w:rPr>
        <w:t xml:space="preserve">Minutos </w:t>
      </w:r>
      <w:r>
        <w:rPr>
          <w:sz w:val="28"/>
          <w:szCs w:val="28"/>
          <w:lang w:val="es-US"/>
        </w:rPr>
        <w:tab/>
        <w:t>-&gt; Debe ser mayor a 0 y menor a 61</w:t>
      </w:r>
    </w:p>
    <w:p w14:paraId="12741776" w14:textId="5B55B899" w:rsidR="0081345D" w:rsidRPr="0081345D" w:rsidRDefault="0081345D" w:rsidP="0081345D">
      <w:pPr>
        <w:pStyle w:val="Prrafodelista"/>
        <w:numPr>
          <w:ilvl w:val="0"/>
          <w:numId w:val="6"/>
        </w:numPr>
        <w:jc w:val="both"/>
        <w:rPr>
          <w:lang w:val="es-US"/>
        </w:rPr>
      </w:pPr>
      <w:r>
        <w:rPr>
          <w:sz w:val="28"/>
          <w:szCs w:val="28"/>
          <w:lang w:val="es-US"/>
        </w:rPr>
        <w:t>Dia</w:t>
      </w:r>
      <w:r>
        <w:rPr>
          <w:sz w:val="28"/>
          <w:szCs w:val="28"/>
          <w:lang w:val="es-US"/>
        </w:rPr>
        <w:tab/>
      </w:r>
      <w:r>
        <w:rPr>
          <w:sz w:val="28"/>
          <w:szCs w:val="28"/>
          <w:lang w:val="es-US"/>
        </w:rPr>
        <w:tab/>
        <w:t>-&gt; Debe ser mayor a 0 y menor a 31</w:t>
      </w:r>
    </w:p>
    <w:p w14:paraId="45E2C86F" w14:textId="35A006B9" w:rsidR="0081345D" w:rsidRPr="0081345D" w:rsidRDefault="0081345D" w:rsidP="0081345D">
      <w:pPr>
        <w:pStyle w:val="Prrafodelista"/>
        <w:numPr>
          <w:ilvl w:val="0"/>
          <w:numId w:val="6"/>
        </w:numPr>
        <w:jc w:val="both"/>
        <w:rPr>
          <w:lang w:val="es-US"/>
        </w:rPr>
      </w:pPr>
      <w:r>
        <w:rPr>
          <w:sz w:val="28"/>
          <w:szCs w:val="28"/>
          <w:lang w:val="es-US"/>
        </w:rPr>
        <w:t>Mes</w:t>
      </w:r>
      <w:r>
        <w:rPr>
          <w:sz w:val="28"/>
          <w:szCs w:val="28"/>
          <w:lang w:val="es-US"/>
        </w:rPr>
        <w:tab/>
      </w:r>
      <w:r>
        <w:rPr>
          <w:sz w:val="28"/>
          <w:szCs w:val="28"/>
          <w:lang w:val="es-US"/>
        </w:rPr>
        <w:tab/>
        <w:t>-&gt; Debe ser mayor a 0 y menor a 13</w:t>
      </w:r>
    </w:p>
    <w:p w14:paraId="6D032672" w14:textId="77777777" w:rsidR="0081345D" w:rsidRDefault="0081345D" w:rsidP="0081345D">
      <w:pPr>
        <w:jc w:val="both"/>
        <w:rPr>
          <w:lang w:val="es-US"/>
        </w:rPr>
      </w:pPr>
    </w:p>
    <w:p w14:paraId="2E4CF1E0" w14:textId="251422C0" w:rsidR="0081345D" w:rsidRDefault="004B1294" w:rsidP="0081345D">
      <w:pPr>
        <w:jc w:val="both"/>
        <w:rPr>
          <w:sz w:val="28"/>
          <w:szCs w:val="28"/>
          <w:lang w:val="es-US"/>
        </w:rPr>
      </w:pPr>
      <w:r>
        <w:rPr>
          <w:noProof/>
        </w:rPr>
        <mc:AlternateContent>
          <mc:Choice Requires="wps">
            <w:drawing>
              <wp:anchor distT="0" distB="0" distL="114300" distR="114300" simplePos="0" relativeHeight="251741184" behindDoc="1" locked="0" layoutInCell="1" allowOverlap="1" wp14:anchorId="1085D5B4" wp14:editId="449399F8">
                <wp:simplePos x="0" y="0"/>
                <wp:positionH relativeFrom="column">
                  <wp:posOffset>0</wp:posOffset>
                </wp:positionH>
                <wp:positionV relativeFrom="paragraph">
                  <wp:posOffset>2665730</wp:posOffset>
                </wp:positionV>
                <wp:extent cx="3295650" cy="635"/>
                <wp:effectExtent l="0" t="0" r="0" b="0"/>
                <wp:wrapTight wrapText="bothSides">
                  <wp:wrapPolygon edited="0">
                    <wp:start x="0" y="0"/>
                    <wp:lineTo x="0" y="21600"/>
                    <wp:lineTo x="21600" y="21600"/>
                    <wp:lineTo x="21600" y="0"/>
                  </wp:wrapPolygon>
                </wp:wrapTight>
                <wp:docPr id="674584199" name="Cuadro de texto 1"/>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wps:spPr>
                      <wps:txbx>
                        <w:txbxContent>
                          <w:p w14:paraId="6ACF5C4C" w14:textId="2E078494" w:rsidR="004B1294" w:rsidRPr="0045021F" w:rsidRDefault="004B1294" w:rsidP="004B1294">
                            <w:pPr>
                              <w:pStyle w:val="Descripcin"/>
                              <w:jc w:val="center"/>
                              <w:rPr>
                                <w:sz w:val="28"/>
                                <w:szCs w:val="28"/>
                                <w:lang w:val="es-US"/>
                              </w:rPr>
                            </w:pPr>
                            <w:r>
                              <w:t xml:space="preserve">Ilustración </w:t>
                            </w:r>
                            <w:r>
                              <w:fldChar w:fldCharType="begin"/>
                            </w:r>
                            <w:r>
                              <w:instrText xml:space="preserve"> SEQ Ilustración \* ARABIC </w:instrText>
                            </w:r>
                            <w:r>
                              <w:fldChar w:fldCharType="separate"/>
                            </w:r>
                            <w:r w:rsidR="00032885">
                              <w:rPr>
                                <w:noProof/>
                              </w:rPr>
                              <w:t>25</w:t>
                            </w:r>
                            <w:r>
                              <w:fldChar w:fldCharType="end"/>
                            </w:r>
                            <w:r>
                              <w:t>: Validación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5D5B4" id="_x0000_s1053" type="#_x0000_t202" style="position:absolute;left:0;text-align:left;margin-left:0;margin-top:209.9pt;width:259.5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" stroked="f">
                <v:textbox style="mso-fit-shape-to-text:t" inset="0,0,0,0">
                  <w:txbxContent>
                    <w:p w14:paraId="6ACF5C4C" w14:textId="2E078494" w:rsidR="004B1294" w:rsidRPr="0045021F" w:rsidRDefault="004B1294" w:rsidP="004B1294">
                      <w:pPr>
                        <w:pStyle w:val="Descripcin"/>
                        <w:jc w:val="center"/>
                        <w:rPr>
                          <w:sz w:val="28"/>
                          <w:szCs w:val="28"/>
                          <w:lang w:val="es-US"/>
                        </w:rPr>
                      </w:pPr>
                      <w:r>
                        <w:t xml:space="preserve">Ilustración </w:t>
                      </w:r>
                      <w:r>
                        <w:fldChar w:fldCharType="begin"/>
                      </w:r>
                      <w:r>
                        <w:instrText xml:space="preserve"> SEQ Ilustración \* ARABIC </w:instrText>
                      </w:r>
                      <w:r>
                        <w:fldChar w:fldCharType="separate"/>
                      </w:r>
                      <w:r w:rsidR="00032885">
                        <w:rPr>
                          <w:noProof/>
                        </w:rPr>
                        <w:t>25</w:t>
                      </w:r>
                      <w:r>
                        <w:fldChar w:fldCharType="end"/>
                      </w:r>
                      <w:r>
                        <w:t>: Validación de datos</w:t>
                      </w:r>
                    </w:p>
                  </w:txbxContent>
                </v:textbox>
                <w10:wrap type="tight"/>
              </v:shape>
            </w:pict>
          </mc:Fallback>
        </mc:AlternateContent>
      </w:r>
      <w:r w:rsidRPr="004B1294">
        <w:rPr>
          <w:sz w:val="28"/>
          <w:szCs w:val="28"/>
          <w:lang w:val="es-US"/>
        </w:rPr>
        <w:drawing>
          <wp:anchor distT="0" distB="0" distL="114300" distR="114300" simplePos="0" relativeHeight="251739136" behindDoc="1" locked="0" layoutInCell="1" allowOverlap="1" wp14:anchorId="55589B85" wp14:editId="323CD0D0">
            <wp:simplePos x="0" y="0"/>
            <wp:positionH relativeFrom="margin">
              <wp:align>left</wp:align>
            </wp:positionH>
            <wp:positionV relativeFrom="paragraph">
              <wp:posOffset>8787</wp:posOffset>
            </wp:positionV>
            <wp:extent cx="3295650" cy="2600325"/>
            <wp:effectExtent l="0" t="0" r="0" b="9525"/>
            <wp:wrapTight wrapText="bothSides">
              <wp:wrapPolygon edited="0">
                <wp:start x="0" y="0"/>
                <wp:lineTo x="0" y="21521"/>
                <wp:lineTo x="21475" y="21521"/>
                <wp:lineTo x="21475" y="0"/>
                <wp:lineTo x="0" y="0"/>
              </wp:wrapPolygon>
            </wp:wrapTight>
            <wp:docPr id="64310670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06707" name="Imagen 1" descr="Text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3295650" cy="2600325"/>
                    </a:xfrm>
                    <a:prstGeom prst="rect">
                      <a:avLst/>
                    </a:prstGeom>
                  </pic:spPr>
                </pic:pic>
              </a:graphicData>
            </a:graphic>
            <wp14:sizeRelH relativeFrom="margin">
              <wp14:pctWidth>0</wp14:pctWidth>
            </wp14:sizeRelH>
            <wp14:sizeRelV relativeFrom="margin">
              <wp14:pctHeight>0</wp14:pctHeight>
            </wp14:sizeRelV>
          </wp:anchor>
        </w:drawing>
      </w:r>
      <w:r w:rsidR="0081345D">
        <w:rPr>
          <w:sz w:val="28"/>
          <w:szCs w:val="28"/>
          <w:lang w:val="es-US"/>
        </w:rPr>
        <w:t>En caso de que un dato no sea válido, se le volverá a pedir hasta que este mismo sea correctamente válido:</w:t>
      </w:r>
    </w:p>
    <w:p w14:paraId="65E49805" w14:textId="4131484F" w:rsidR="0081345D" w:rsidRDefault="004B1294" w:rsidP="0081345D">
      <w:pPr>
        <w:jc w:val="both"/>
        <w:rPr>
          <w:sz w:val="28"/>
          <w:szCs w:val="28"/>
          <w:lang w:val="es-US"/>
        </w:rPr>
      </w:pPr>
      <w:r>
        <w:rPr>
          <w:sz w:val="28"/>
          <w:szCs w:val="28"/>
          <w:lang w:val="es-US"/>
        </w:rPr>
        <w:t xml:space="preserve">Respecto a la validación del año, este es especial ya que no hay limitante como tal para poner tal </w:t>
      </w:r>
      <w:proofErr w:type="spellStart"/>
      <w:r>
        <w:rPr>
          <w:sz w:val="28"/>
          <w:szCs w:val="28"/>
          <w:lang w:val="es-US"/>
        </w:rPr>
        <w:t>numero</w:t>
      </w:r>
      <w:proofErr w:type="spellEnd"/>
      <w:r>
        <w:rPr>
          <w:sz w:val="28"/>
          <w:szCs w:val="28"/>
          <w:lang w:val="es-US"/>
        </w:rPr>
        <w:t xml:space="preserve">, pero, si se mostrara dos </w:t>
      </w:r>
      <w:r w:rsidRPr="004B1294">
        <w:rPr>
          <w:i/>
          <w:iCs/>
          <w:sz w:val="28"/>
          <w:szCs w:val="28"/>
          <w:lang w:val="es-US"/>
        </w:rPr>
        <w:t>“</w:t>
      </w:r>
      <w:proofErr w:type="spellStart"/>
      <w:r w:rsidRPr="004B1294">
        <w:rPr>
          <w:i/>
          <w:iCs/>
          <w:sz w:val="28"/>
          <w:szCs w:val="28"/>
          <w:lang w:val="es-US"/>
        </w:rPr>
        <w:t>e</w:t>
      </w:r>
      <w:r>
        <w:rPr>
          <w:i/>
          <w:iCs/>
          <w:sz w:val="28"/>
          <w:szCs w:val="28"/>
          <w:lang w:val="es-US"/>
        </w:rPr>
        <w:t>as</w:t>
      </w:r>
      <w:r w:rsidRPr="004B1294">
        <w:rPr>
          <w:i/>
          <w:iCs/>
          <w:sz w:val="28"/>
          <w:szCs w:val="28"/>
          <w:lang w:val="es-US"/>
        </w:rPr>
        <w:t>ter</w:t>
      </w:r>
      <w:proofErr w:type="spellEnd"/>
      <w:r w:rsidRPr="004B1294">
        <w:rPr>
          <w:i/>
          <w:iCs/>
          <w:sz w:val="28"/>
          <w:szCs w:val="28"/>
          <w:lang w:val="es-US"/>
        </w:rPr>
        <w:t xml:space="preserve"> eggs”</w:t>
      </w:r>
      <w:r>
        <w:rPr>
          <w:sz w:val="28"/>
          <w:szCs w:val="28"/>
          <w:lang w:val="es-US"/>
        </w:rPr>
        <w:t xml:space="preserve"> (secreto del programa) los cuales pueden ser:</w:t>
      </w:r>
    </w:p>
    <w:p w14:paraId="474C6E76" w14:textId="0DCDA7AB" w:rsidR="004B1294" w:rsidRDefault="004B1294" w:rsidP="0081345D">
      <w:pPr>
        <w:jc w:val="both"/>
        <w:rPr>
          <w:sz w:val="28"/>
          <w:szCs w:val="28"/>
          <w:lang w:val="es-US"/>
        </w:rPr>
      </w:pPr>
      <w:r>
        <w:rPr>
          <w:noProof/>
        </w:rPr>
        <w:lastRenderedPageBreak/>
        <mc:AlternateContent>
          <mc:Choice Requires="wps">
            <w:drawing>
              <wp:anchor distT="0" distB="0" distL="114300" distR="114300" simplePos="0" relativeHeight="251744256" behindDoc="1" locked="0" layoutInCell="1" allowOverlap="1" wp14:anchorId="297CD2E5" wp14:editId="25A60FD5">
                <wp:simplePos x="0" y="0"/>
                <wp:positionH relativeFrom="margin">
                  <wp:align>center</wp:align>
                </wp:positionH>
                <wp:positionV relativeFrom="paragraph">
                  <wp:posOffset>1787083</wp:posOffset>
                </wp:positionV>
                <wp:extent cx="4913630" cy="635"/>
                <wp:effectExtent l="0" t="0" r="1270" b="0"/>
                <wp:wrapTight wrapText="bothSides">
                  <wp:wrapPolygon edited="0">
                    <wp:start x="0" y="0"/>
                    <wp:lineTo x="0" y="20057"/>
                    <wp:lineTo x="21522" y="20057"/>
                    <wp:lineTo x="21522" y="0"/>
                    <wp:lineTo x="0" y="0"/>
                  </wp:wrapPolygon>
                </wp:wrapTight>
                <wp:docPr id="651754291" name="Cuadro de texto 1"/>
                <wp:cNvGraphicFramePr/>
                <a:graphic xmlns:a="http://schemas.openxmlformats.org/drawingml/2006/main">
                  <a:graphicData uri="http://schemas.microsoft.com/office/word/2010/wordprocessingShape">
                    <wps:wsp>
                      <wps:cNvSpPr txBox="1"/>
                      <wps:spPr>
                        <a:xfrm>
                          <a:off x="0" y="0"/>
                          <a:ext cx="4913630" cy="635"/>
                        </a:xfrm>
                        <a:prstGeom prst="rect">
                          <a:avLst/>
                        </a:prstGeom>
                        <a:solidFill>
                          <a:prstClr val="white"/>
                        </a:solidFill>
                        <a:ln>
                          <a:noFill/>
                        </a:ln>
                      </wps:spPr>
                      <wps:txbx>
                        <w:txbxContent>
                          <w:p w14:paraId="58292A1F" w14:textId="3352B2D3" w:rsidR="004B1294" w:rsidRPr="00E77D4E" w:rsidRDefault="004B1294" w:rsidP="004B1294">
                            <w:pPr>
                              <w:pStyle w:val="Descripcin"/>
                              <w:jc w:val="center"/>
                              <w:rPr>
                                <w:sz w:val="28"/>
                                <w:szCs w:val="28"/>
                                <w:lang w:val="es-US"/>
                              </w:rPr>
                            </w:pPr>
                            <w:r>
                              <w:t xml:space="preserve">Ilustración </w:t>
                            </w:r>
                            <w:r>
                              <w:fldChar w:fldCharType="begin"/>
                            </w:r>
                            <w:r>
                              <w:instrText xml:space="preserve"> SEQ Ilustración \* ARABIC </w:instrText>
                            </w:r>
                            <w:r>
                              <w:fldChar w:fldCharType="separate"/>
                            </w:r>
                            <w:r w:rsidR="00032885">
                              <w:rPr>
                                <w:noProof/>
                              </w:rPr>
                              <w:t>26</w:t>
                            </w:r>
                            <w:r>
                              <w:fldChar w:fldCharType="end"/>
                            </w:r>
                            <w:r>
                              <w:t>: Chabelo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7CD2E5" id="_x0000_s1054" type="#_x0000_t202" style="position:absolute;left:0;text-align:left;margin-left:0;margin-top:140.7pt;width:386.9pt;height:.05pt;z-index:-2515722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" stroked="f">
                <v:textbox style="mso-fit-shape-to-text:t" inset="0,0,0,0">
                  <w:txbxContent>
                    <w:p w14:paraId="58292A1F" w14:textId="3352B2D3" w:rsidR="004B1294" w:rsidRPr="00E77D4E" w:rsidRDefault="004B1294" w:rsidP="004B1294">
                      <w:pPr>
                        <w:pStyle w:val="Descripcin"/>
                        <w:jc w:val="center"/>
                        <w:rPr>
                          <w:sz w:val="28"/>
                          <w:szCs w:val="28"/>
                          <w:lang w:val="es-US"/>
                        </w:rPr>
                      </w:pPr>
                      <w:r>
                        <w:t xml:space="preserve">Ilustración </w:t>
                      </w:r>
                      <w:r>
                        <w:fldChar w:fldCharType="begin"/>
                      </w:r>
                      <w:r>
                        <w:instrText xml:space="preserve"> SEQ Ilustración \* ARABIC </w:instrText>
                      </w:r>
                      <w:r>
                        <w:fldChar w:fldCharType="separate"/>
                      </w:r>
                      <w:r w:rsidR="00032885">
                        <w:rPr>
                          <w:noProof/>
                        </w:rPr>
                        <w:t>26</w:t>
                      </w:r>
                      <w:r>
                        <w:fldChar w:fldCharType="end"/>
                      </w:r>
                      <w:r>
                        <w:t>: Chabelo</w:t>
                      </w:r>
                    </w:p>
                  </w:txbxContent>
                </v:textbox>
                <w10:wrap type="tight" anchorx="margin"/>
              </v:shape>
            </w:pict>
          </mc:Fallback>
        </mc:AlternateContent>
      </w:r>
      <w:r w:rsidRPr="004B1294">
        <w:rPr>
          <w:sz w:val="28"/>
          <w:szCs w:val="28"/>
          <w:lang w:val="es-US"/>
        </w:rPr>
        <w:drawing>
          <wp:anchor distT="0" distB="0" distL="114300" distR="114300" simplePos="0" relativeHeight="251742208" behindDoc="1" locked="0" layoutInCell="1" allowOverlap="1" wp14:anchorId="0FF95CBC" wp14:editId="1334E1A3">
            <wp:simplePos x="0" y="0"/>
            <wp:positionH relativeFrom="margin">
              <wp:align>center</wp:align>
            </wp:positionH>
            <wp:positionV relativeFrom="paragraph">
              <wp:posOffset>308251</wp:posOffset>
            </wp:positionV>
            <wp:extent cx="5446395" cy="1463675"/>
            <wp:effectExtent l="0" t="0" r="1905" b="3175"/>
            <wp:wrapTight wrapText="bothSides">
              <wp:wrapPolygon edited="0">
                <wp:start x="0" y="0"/>
                <wp:lineTo x="0" y="21366"/>
                <wp:lineTo x="21532" y="21366"/>
                <wp:lineTo x="21532" y="0"/>
                <wp:lineTo x="0" y="0"/>
              </wp:wrapPolygon>
            </wp:wrapTight>
            <wp:docPr id="115609386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93867" name="Imagen 1" descr="Captura de pantalla de computador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446395" cy="1463675"/>
                    </a:xfrm>
                    <a:prstGeom prst="rect">
                      <a:avLst/>
                    </a:prstGeom>
                  </pic:spPr>
                </pic:pic>
              </a:graphicData>
            </a:graphic>
            <wp14:sizeRelH relativeFrom="margin">
              <wp14:pctWidth>0</wp14:pctWidth>
            </wp14:sizeRelH>
            <wp14:sizeRelV relativeFrom="margin">
              <wp14:pctHeight>0</wp14:pctHeight>
            </wp14:sizeRelV>
          </wp:anchor>
        </w:drawing>
      </w:r>
      <w:r>
        <w:rPr>
          <w:sz w:val="28"/>
          <w:szCs w:val="28"/>
          <w:lang w:val="es-US"/>
        </w:rPr>
        <w:t>Si el año es menor al año actual (2024):</w:t>
      </w:r>
    </w:p>
    <w:p w14:paraId="7A4B3908" w14:textId="24312E65" w:rsidR="004B1294" w:rsidRDefault="004B1294" w:rsidP="0081345D">
      <w:pPr>
        <w:jc w:val="both"/>
        <w:rPr>
          <w:sz w:val="28"/>
          <w:szCs w:val="28"/>
          <w:lang w:val="es-US"/>
        </w:rPr>
      </w:pPr>
    </w:p>
    <w:p w14:paraId="5CC89C3F" w14:textId="1E60F1DB" w:rsidR="004B1294" w:rsidRDefault="004B1294" w:rsidP="0081345D">
      <w:pPr>
        <w:jc w:val="both"/>
        <w:rPr>
          <w:sz w:val="28"/>
          <w:szCs w:val="28"/>
          <w:lang w:val="es-US"/>
        </w:rPr>
      </w:pPr>
    </w:p>
    <w:p w14:paraId="1175730B" w14:textId="78A9C380" w:rsidR="004B1294" w:rsidRDefault="004B1294" w:rsidP="0081345D">
      <w:pPr>
        <w:jc w:val="both"/>
        <w:rPr>
          <w:sz w:val="28"/>
          <w:szCs w:val="28"/>
          <w:lang w:val="es-US"/>
        </w:rPr>
      </w:pPr>
      <w:r>
        <w:rPr>
          <w:noProof/>
        </w:rPr>
        <mc:AlternateContent>
          <mc:Choice Requires="wps">
            <w:drawing>
              <wp:anchor distT="0" distB="0" distL="114300" distR="114300" simplePos="0" relativeHeight="251747328" behindDoc="1" locked="0" layoutInCell="1" allowOverlap="1" wp14:anchorId="23BDF6A5" wp14:editId="0591E9E4">
                <wp:simplePos x="0" y="0"/>
                <wp:positionH relativeFrom="column">
                  <wp:posOffset>395605</wp:posOffset>
                </wp:positionH>
                <wp:positionV relativeFrom="paragraph">
                  <wp:posOffset>2092960</wp:posOffset>
                </wp:positionV>
                <wp:extent cx="4820285" cy="635"/>
                <wp:effectExtent l="0" t="0" r="0" b="0"/>
                <wp:wrapTight wrapText="bothSides">
                  <wp:wrapPolygon edited="0">
                    <wp:start x="0" y="0"/>
                    <wp:lineTo x="0" y="21600"/>
                    <wp:lineTo x="21600" y="21600"/>
                    <wp:lineTo x="21600" y="0"/>
                  </wp:wrapPolygon>
                </wp:wrapTight>
                <wp:docPr id="1576928225" name="Cuadro de texto 1"/>
                <wp:cNvGraphicFramePr/>
                <a:graphic xmlns:a="http://schemas.openxmlformats.org/drawingml/2006/main">
                  <a:graphicData uri="http://schemas.microsoft.com/office/word/2010/wordprocessingShape">
                    <wps:wsp>
                      <wps:cNvSpPr txBox="1"/>
                      <wps:spPr>
                        <a:xfrm>
                          <a:off x="0" y="0"/>
                          <a:ext cx="4820285" cy="635"/>
                        </a:xfrm>
                        <a:prstGeom prst="rect">
                          <a:avLst/>
                        </a:prstGeom>
                        <a:solidFill>
                          <a:prstClr val="white"/>
                        </a:solidFill>
                        <a:ln>
                          <a:noFill/>
                        </a:ln>
                      </wps:spPr>
                      <wps:txbx>
                        <w:txbxContent>
                          <w:p w14:paraId="5699D2DA" w14:textId="03600BF0" w:rsidR="004B1294" w:rsidRPr="00E545F7" w:rsidRDefault="004B1294" w:rsidP="004B1294">
                            <w:pPr>
                              <w:pStyle w:val="Descripcin"/>
                              <w:jc w:val="center"/>
                              <w:rPr>
                                <w:sz w:val="28"/>
                                <w:szCs w:val="28"/>
                                <w:lang w:val="es-US"/>
                              </w:rPr>
                            </w:pPr>
                            <w:r>
                              <w:t xml:space="preserve">Ilustración </w:t>
                            </w:r>
                            <w:r>
                              <w:fldChar w:fldCharType="begin"/>
                            </w:r>
                            <w:r>
                              <w:instrText xml:space="preserve"> SEQ Ilustración \* ARABIC </w:instrText>
                            </w:r>
                            <w:r>
                              <w:fldChar w:fldCharType="separate"/>
                            </w:r>
                            <w:r w:rsidR="00032885">
                              <w:rPr>
                                <w:noProof/>
                              </w:rPr>
                              <w:t>27</w:t>
                            </w:r>
                            <w:r>
                              <w:fldChar w:fldCharType="end"/>
                            </w:r>
                            <w:r>
                              <w:t>: Salud y Paciencia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DF6A5" id="_x0000_s1055" type="#_x0000_t202" style="position:absolute;left:0;text-align:left;margin-left:31.15pt;margin-top:164.8pt;width:379.55pt;height:.0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" stroked="f">
                <v:textbox style="mso-fit-shape-to-text:t" inset="0,0,0,0">
                  <w:txbxContent>
                    <w:p w14:paraId="5699D2DA" w14:textId="03600BF0" w:rsidR="004B1294" w:rsidRPr="00E545F7" w:rsidRDefault="004B1294" w:rsidP="004B1294">
                      <w:pPr>
                        <w:pStyle w:val="Descripcin"/>
                        <w:jc w:val="center"/>
                        <w:rPr>
                          <w:sz w:val="28"/>
                          <w:szCs w:val="28"/>
                          <w:lang w:val="es-US"/>
                        </w:rPr>
                      </w:pPr>
                      <w:r>
                        <w:t xml:space="preserve">Ilustración </w:t>
                      </w:r>
                      <w:r>
                        <w:fldChar w:fldCharType="begin"/>
                      </w:r>
                      <w:r>
                        <w:instrText xml:space="preserve"> SEQ Ilustración \* ARABIC </w:instrText>
                      </w:r>
                      <w:r>
                        <w:fldChar w:fldCharType="separate"/>
                      </w:r>
                      <w:r w:rsidR="00032885">
                        <w:rPr>
                          <w:noProof/>
                        </w:rPr>
                        <w:t>27</w:t>
                      </w:r>
                      <w:r>
                        <w:fldChar w:fldCharType="end"/>
                      </w:r>
                      <w:r>
                        <w:t>: Salud y Paciencia</w:t>
                      </w:r>
                    </w:p>
                  </w:txbxContent>
                </v:textbox>
                <w10:wrap type="tight"/>
              </v:shape>
            </w:pict>
          </mc:Fallback>
        </mc:AlternateContent>
      </w:r>
      <w:r w:rsidRPr="004B1294">
        <w:rPr>
          <w:sz w:val="28"/>
          <w:szCs w:val="28"/>
          <w:lang w:val="es-US"/>
        </w:rPr>
        <w:drawing>
          <wp:anchor distT="0" distB="0" distL="114300" distR="114300" simplePos="0" relativeHeight="251745280" behindDoc="1" locked="0" layoutInCell="1" allowOverlap="1" wp14:anchorId="6E039FC9" wp14:editId="2F152350">
            <wp:simplePos x="0" y="0"/>
            <wp:positionH relativeFrom="margin">
              <wp:align>center</wp:align>
            </wp:positionH>
            <wp:positionV relativeFrom="paragraph">
              <wp:posOffset>255132</wp:posOffset>
            </wp:positionV>
            <wp:extent cx="4820323" cy="1781424"/>
            <wp:effectExtent l="0" t="0" r="0" b="9525"/>
            <wp:wrapTight wrapText="bothSides">
              <wp:wrapPolygon edited="0">
                <wp:start x="0" y="0"/>
                <wp:lineTo x="0" y="21484"/>
                <wp:lineTo x="21512" y="21484"/>
                <wp:lineTo x="21512" y="0"/>
                <wp:lineTo x="0" y="0"/>
              </wp:wrapPolygon>
            </wp:wrapTight>
            <wp:docPr id="183360302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03021" name="Imagen 1" descr="Text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4820323" cy="1781424"/>
                    </a:xfrm>
                    <a:prstGeom prst="rect">
                      <a:avLst/>
                    </a:prstGeom>
                  </pic:spPr>
                </pic:pic>
              </a:graphicData>
            </a:graphic>
          </wp:anchor>
        </w:drawing>
      </w:r>
      <w:r>
        <w:rPr>
          <w:sz w:val="28"/>
          <w:szCs w:val="28"/>
          <w:lang w:val="es-US"/>
        </w:rPr>
        <w:t>Si el año supero los cien años (2124):</w:t>
      </w:r>
    </w:p>
    <w:p w14:paraId="4FC0D4F3" w14:textId="182467BA" w:rsidR="004B1294" w:rsidRDefault="004B1294" w:rsidP="0081345D">
      <w:pPr>
        <w:jc w:val="both"/>
        <w:rPr>
          <w:sz w:val="28"/>
          <w:szCs w:val="28"/>
          <w:lang w:val="es-US"/>
        </w:rPr>
      </w:pPr>
    </w:p>
    <w:p w14:paraId="49A4F7E7" w14:textId="77777777" w:rsidR="004B1294" w:rsidRDefault="004B1294" w:rsidP="0081345D">
      <w:pPr>
        <w:jc w:val="both"/>
        <w:rPr>
          <w:sz w:val="28"/>
          <w:szCs w:val="28"/>
          <w:lang w:val="es-US"/>
        </w:rPr>
      </w:pPr>
    </w:p>
    <w:p w14:paraId="6B4101AD" w14:textId="77777777" w:rsidR="004B1294" w:rsidRDefault="004B1294" w:rsidP="0081345D">
      <w:pPr>
        <w:jc w:val="both"/>
        <w:rPr>
          <w:sz w:val="28"/>
          <w:szCs w:val="28"/>
          <w:lang w:val="es-US"/>
        </w:rPr>
      </w:pPr>
    </w:p>
    <w:p w14:paraId="2D9B7AEC" w14:textId="77777777" w:rsidR="004B1294" w:rsidRDefault="004B1294" w:rsidP="0081345D">
      <w:pPr>
        <w:jc w:val="both"/>
        <w:rPr>
          <w:sz w:val="28"/>
          <w:szCs w:val="28"/>
          <w:lang w:val="es-US"/>
        </w:rPr>
      </w:pPr>
    </w:p>
    <w:p w14:paraId="4123C784" w14:textId="77777777" w:rsidR="004B1294" w:rsidRDefault="004B1294" w:rsidP="0081345D">
      <w:pPr>
        <w:jc w:val="both"/>
        <w:rPr>
          <w:sz w:val="28"/>
          <w:szCs w:val="28"/>
          <w:lang w:val="es-US"/>
        </w:rPr>
      </w:pPr>
    </w:p>
    <w:p w14:paraId="54F3E4AB" w14:textId="77777777" w:rsidR="004B1294" w:rsidRDefault="004B1294" w:rsidP="0081345D">
      <w:pPr>
        <w:jc w:val="both"/>
        <w:rPr>
          <w:sz w:val="28"/>
          <w:szCs w:val="28"/>
          <w:lang w:val="es-US"/>
        </w:rPr>
      </w:pPr>
    </w:p>
    <w:p w14:paraId="0EDF31ED" w14:textId="77777777" w:rsidR="004B1294" w:rsidRDefault="004B1294" w:rsidP="0081345D">
      <w:pPr>
        <w:jc w:val="both"/>
        <w:rPr>
          <w:sz w:val="28"/>
          <w:szCs w:val="28"/>
          <w:lang w:val="es-US"/>
        </w:rPr>
      </w:pPr>
    </w:p>
    <w:p w14:paraId="2ACA8414" w14:textId="77777777" w:rsidR="004B1294" w:rsidRDefault="004B1294" w:rsidP="0081345D">
      <w:pPr>
        <w:jc w:val="both"/>
        <w:rPr>
          <w:sz w:val="28"/>
          <w:szCs w:val="28"/>
          <w:lang w:val="es-US"/>
        </w:rPr>
      </w:pPr>
    </w:p>
    <w:p w14:paraId="621F7ABF" w14:textId="257133E3" w:rsidR="004B1294" w:rsidRDefault="004B1294" w:rsidP="0081345D">
      <w:pPr>
        <w:jc w:val="both"/>
        <w:rPr>
          <w:sz w:val="28"/>
          <w:szCs w:val="28"/>
          <w:lang w:val="es-US"/>
        </w:rPr>
      </w:pPr>
      <w:r>
        <w:rPr>
          <w:noProof/>
        </w:rPr>
        <mc:AlternateContent>
          <mc:Choice Requires="wps">
            <w:drawing>
              <wp:anchor distT="0" distB="0" distL="114300" distR="114300" simplePos="0" relativeHeight="251750400" behindDoc="1" locked="0" layoutInCell="1" allowOverlap="1" wp14:anchorId="02E04A55" wp14:editId="144D00D7">
                <wp:simplePos x="0" y="0"/>
                <wp:positionH relativeFrom="column">
                  <wp:posOffset>1110615</wp:posOffset>
                </wp:positionH>
                <wp:positionV relativeFrom="paragraph">
                  <wp:posOffset>1967865</wp:posOffset>
                </wp:positionV>
                <wp:extent cx="3381375" cy="635"/>
                <wp:effectExtent l="0" t="0" r="0" b="0"/>
                <wp:wrapTight wrapText="bothSides">
                  <wp:wrapPolygon edited="0">
                    <wp:start x="0" y="0"/>
                    <wp:lineTo x="0" y="21600"/>
                    <wp:lineTo x="21600" y="21600"/>
                    <wp:lineTo x="21600" y="0"/>
                  </wp:wrapPolygon>
                </wp:wrapTight>
                <wp:docPr id="12187129" name="Cuadro de texto 1"/>
                <wp:cNvGraphicFramePr/>
                <a:graphic xmlns:a="http://schemas.openxmlformats.org/drawingml/2006/main">
                  <a:graphicData uri="http://schemas.microsoft.com/office/word/2010/wordprocessingShape">
                    <wps:wsp>
                      <wps:cNvSpPr txBox="1"/>
                      <wps:spPr>
                        <a:xfrm>
                          <a:off x="0" y="0"/>
                          <a:ext cx="3381375" cy="635"/>
                        </a:xfrm>
                        <a:prstGeom prst="rect">
                          <a:avLst/>
                        </a:prstGeom>
                        <a:solidFill>
                          <a:prstClr val="white"/>
                        </a:solidFill>
                        <a:ln>
                          <a:noFill/>
                        </a:ln>
                      </wps:spPr>
                      <wps:txbx>
                        <w:txbxContent>
                          <w:p w14:paraId="4E976CBC" w14:textId="65F71647" w:rsidR="004B1294" w:rsidRPr="000C2AD3" w:rsidRDefault="004B1294" w:rsidP="004B1294">
                            <w:pPr>
                              <w:pStyle w:val="Descripcin"/>
                              <w:jc w:val="center"/>
                              <w:rPr>
                                <w:sz w:val="28"/>
                                <w:szCs w:val="28"/>
                                <w:lang w:val="es-US"/>
                              </w:rPr>
                            </w:pPr>
                            <w:r>
                              <w:t xml:space="preserve">Ilustración </w:t>
                            </w:r>
                            <w:r>
                              <w:fldChar w:fldCharType="begin"/>
                            </w:r>
                            <w:r>
                              <w:instrText xml:space="preserve"> SEQ Ilustración \* ARABIC </w:instrText>
                            </w:r>
                            <w:r>
                              <w:fldChar w:fldCharType="separate"/>
                            </w:r>
                            <w:r w:rsidR="00032885">
                              <w:rPr>
                                <w:noProof/>
                              </w:rPr>
                              <w:t>28</w:t>
                            </w:r>
                            <w:r>
                              <w:fldChar w:fldCharType="end"/>
                            </w:r>
                            <w:r>
                              <w:t>: "Actividades guardadas"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04A55" id="_x0000_s1056" type="#_x0000_t202" style="position:absolute;left:0;text-align:left;margin-left:87.45pt;margin-top:154.95pt;width:266.25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" stroked="f">
                <v:textbox style="mso-fit-shape-to-text:t" inset="0,0,0,0">
                  <w:txbxContent>
                    <w:p w14:paraId="4E976CBC" w14:textId="65F71647" w:rsidR="004B1294" w:rsidRPr="000C2AD3" w:rsidRDefault="004B1294" w:rsidP="004B1294">
                      <w:pPr>
                        <w:pStyle w:val="Descripcin"/>
                        <w:jc w:val="center"/>
                        <w:rPr>
                          <w:sz w:val="28"/>
                          <w:szCs w:val="28"/>
                          <w:lang w:val="es-US"/>
                        </w:rPr>
                      </w:pPr>
                      <w:r>
                        <w:t xml:space="preserve">Ilustración </w:t>
                      </w:r>
                      <w:r>
                        <w:fldChar w:fldCharType="begin"/>
                      </w:r>
                      <w:r>
                        <w:instrText xml:space="preserve"> SEQ Ilustración \* ARABIC </w:instrText>
                      </w:r>
                      <w:r>
                        <w:fldChar w:fldCharType="separate"/>
                      </w:r>
                      <w:r w:rsidR="00032885">
                        <w:rPr>
                          <w:noProof/>
                        </w:rPr>
                        <w:t>28</w:t>
                      </w:r>
                      <w:r>
                        <w:fldChar w:fldCharType="end"/>
                      </w:r>
                      <w:r>
                        <w:t>: "Actividades guardadas"</w:t>
                      </w:r>
                    </w:p>
                  </w:txbxContent>
                </v:textbox>
                <w10:wrap type="tight"/>
              </v:shape>
            </w:pict>
          </mc:Fallback>
        </mc:AlternateContent>
      </w:r>
      <w:r w:rsidRPr="004B1294">
        <w:rPr>
          <w:sz w:val="28"/>
          <w:szCs w:val="28"/>
          <w:lang w:val="es-US"/>
        </w:rPr>
        <w:drawing>
          <wp:anchor distT="0" distB="0" distL="114300" distR="114300" simplePos="0" relativeHeight="251748352" behindDoc="1" locked="0" layoutInCell="1" allowOverlap="1" wp14:anchorId="026A8FC8" wp14:editId="74A96141">
            <wp:simplePos x="0" y="0"/>
            <wp:positionH relativeFrom="margin">
              <wp:align>center</wp:align>
            </wp:positionH>
            <wp:positionV relativeFrom="paragraph">
              <wp:posOffset>539115</wp:posOffset>
            </wp:positionV>
            <wp:extent cx="3381375" cy="1371600"/>
            <wp:effectExtent l="0" t="0" r="9525" b="0"/>
            <wp:wrapTight wrapText="bothSides">
              <wp:wrapPolygon edited="0">
                <wp:start x="0" y="0"/>
                <wp:lineTo x="0" y="21300"/>
                <wp:lineTo x="21539" y="21300"/>
                <wp:lineTo x="21539" y="0"/>
                <wp:lineTo x="0" y="0"/>
              </wp:wrapPolygon>
            </wp:wrapTight>
            <wp:docPr id="44179810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98107" name="Imagen 1" descr="Text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3381375" cy="1371600"/>
                    </a:xfrm>
                    <a:prstGeom prst="rect">
                      <a:avLst/>
                    </a:prstGeom>
                  </pic:spPr>
                </pic:pic>
              </a:graphicData>
            </a:graphic>
          </wp:anchor>
        </w:drawing>
      </w:r>
      <w:r>
        <w:rPr>
          <w:sz w:val="28"/>
          <w:szCs w:val="28"/>
          <w:lang w:val="es-US"/>
        </w:rPr>
        <w:t>Ahora, pasando a la letra “</w:t>
      </w:r>
      <w:r>
        <w:rPr>
          <w:i/>
          <w:iCs/>
          <w:sz w:val="28"/>
          <w:szCs w:val="28"/>
          <w:lang w:val="es-US"/>
        </w:rPr>
        <w:t>V</w:t>
      </w:r>
      <w:r>
        <w:rPr>
          <w:sz w:val="28"/>
          <w:szCs w:val="28"/>
          <w:lang w:val="es-US"/>
        </w:rPr>
        <w:t>”, lo unico que hace es imprimir las actividades que usted lleva guardadas hasta el momento:</w:t>
      </w:r>
    </w:p>
    <w:p w14:paraId="13B2A9C4" w14:textId="12F303CD" w:rsidR="004B1294" w:rsidRDefault="004B1294" w:rsidP="0081345D">
      <w:pPr>
        <w:jc w:val="both"/>
        <w:rPr>
          <w:sz w:val="28"/>
          <w:szCs w:val="28"/>
          <w:lang w:val="es-US"/>
        </w:rPr>
      </w:pPr>
    </w:p>
    <w:p w14:paraId="37C1387B" w14:textId="77777777" w:rsidR="004B1294" w:rsidRDefault="004B1294" w:rsidP="0081345D">
      <w:pPr>
        <w:jc w:val="both"/>
        <w:rPr>
          <w:sz w:val="28"/>
          <w:szCs w:val="28"/>
          <w:lang w:val="es-US"/>
        </w:rPr>
      </w:pPr>
    </w:p>
    <w:p w14:paraId="4E8E8E1C" w14:textId="77777777" w:rsidR="004B1294" w:rsidRDefault="004B1294" w:rsidP="0081345D">
      <w:pPr>
        <w:jc w:val="both"/>
        <w:rPr>
          <w:sz w:val="28"/>
          <w:szCs w:val="28"/>
          <w:lang w:val="es-US"/>
        </w:rPr>
      </w:pPr>
    </w:p>
    <w:p w14:paraId="5948420D" w14:textId="77777777" w:rsidR="004B1294" w:rsidRDefault="004B1294" w:rsidP="0081345D">
      <w:pPr>
        <w:jc w:val="both"/>
        <w:rPr>
          <w:sz w:val="28"/>
          <w:szCs w:val="28"/>
          <w:lang w:val="es-US"/>
        </w:rPr>
      </w:pPr>
    </w:p>
    <w:p w14:paraId="530F4AAC" w14:textId="77777777" w:rsidR="004B1294" w:rsidRDefault="004B1294" w:rsidP="0081345D">
      <w:pPr>
        <w:jc w:val="both"/>
        <w:rPr>
          <w:sz w:val="28"/>
          <w:szCs w:val="28"/>
          <w:lang w:val="es-US"/>
        </w:rPr>
      </w:pPr>
    </w:p>
    <w:p w14:paraId="6BFA2B02" w14:textId="77777777" w:rsidR="004B1294" w:rsidRDefault="004B1294" w:rsidP="0081345D">
      <w:pPr>
        <w:jc w:val="both"/>
        <w:rPr>
          <w:sz w:val="28"/>
          <w:szCs w:val="28"/>
          <w:lang w:val="es-US"/>
        </w:rPr>
      </w:pPr>
    </w:p>
    <w:p w14:paraId="02E8CC70" w14:textId="53A682DF" w:rsidR="004B1294" w:rsidRDefault="004B1294" w:rsidP="0081345D">
      <w:pPr>
        <w:jc w:val="both"/>
        <w:rPr>
          <w:sz w:val="28"/>
          <w:szCs w:val="28"/>
          <w:lang w:val="es-US"/>
        </w:rPr>
      </w:pPr>
      <w:r>
        <w:rPr>
          <w:noProof/>
        </w:rPr>
        <w:lastRenderedPageBreak/>
        <mc:AlternateContent>
          <mc:Choice Requires="wps">
            <w:drawing>
              <wp:anchor distT="0" distB="0" distL="114300" distR="114300" simplePos="0" relativeHeight="251753472" behindDoc="1" locked="0" layoutInCell="1" allowOverlap="1" wp14:anchorId="44425069" wp14:editId="724608D0">
                <wp:simplePos x="0" y="0"/>
                <wp:positionH relativeFrom="column">
                  <wp:posOffset>213995</wp:posOffset>
                </wp:positionH>
                <wp:positionV relativeFrom="paragraph">
                  <wp:posOffset>1935480</wp:posOffset>
                </wp:positionV>
                <wp:extent cx="5184140" cy="635"/>
                <wp:effectExtent l="0" t="0" r="0" b="0"/>
                <wp:wrapTight wrapText="bothSides">
                  <wp:wrapPolygon edited="0">
                    <wp:start x="0" y="0"/>
                    <wp:lineTo x="0" y="21600"/>
                    <wp:lineTo x="21600" y="21600"/>
                    <wp:lineTo x="21600" y="0"/>
                  </wp:wrapPolygon>
                </wp:wrapTight>
                <wp:docPr id="1066001578" name="Cuadro de texto 1"/>
                <wp:cNvGraphicFramePr/>
                <a:graphic xmlns:a="http://schemas.openxmlformats.org/drawingml/2006/main">
                  <a:graphicData uri="http://schemas.microsoft.com/office/word/2010/wordprocessingShape">
                    <wps:wsp>
                      <wps:cNvSpPr txBox="1"/>
                      <wps:spPr>
                        <a:xfrm>
                          <a:off x="0" y="0"/>
                          <a:ext cx="5184140" cy="635"/>
                        </a:xfrm>
                        <a:prstGeom prst="rect">
                          <a:avLst/>
                        </a:prstGeom>
                        <a:solidFill>
                          <a:prstClr val="white"/>
                        </a:solidFill>
                        <a:ln>
                          <a:noFill/>
                        </a:ln>
                      </wps:spPr>
                      <wps:txbx>
                        <w:txbxContent>
                          <w:p w14:paraId="52FE0EE0" w14:textId="2184C206" w:rsidR="004B1294" w:rsidRPr="00CA0C25" w:rsidRDefault="004B1294" w:rsidP="004B1294">
                            <w:pPr>
                              <w:pStyle w:val="Descripcin"/>
                              <w:jc w:val="center"/>
                              <w:rPr>
                                <w:sz w:val="28"/>
                                <w:szCs w:val="28"/>
                                <w:lang w:val="es-US"/>
                              </w:rPr>
                            </w:pPr>
                            <w:r>
                              <w:t xml:space="preserve">Ilustración </w:t>
                            </w:r>
                            <w:r>
                              <w:fldChar w:fldCharType="begin"/>
                            </w:r>
                            <w:r>
                              <w:instrText xml:space="preserve"> SEQ Ilustración \* ARABIC </w:instrText>
                            </w:r>
                            <w:r>
                              <w:fldChar w:fldCharType="separate"/>
                            </w:r>
                            <w:r w:rsidR="00032885">
                              <w:rPr>
                                <w:noProof/>
                              </w:rPr>
                              <w:t>29</w:t>
                            </w:r>
                            <w:r>
                              <w:fldChar w:fldCharType="end"/>
                            </w:r>
                            <w:r>
                              <w:t>: "Búsqueda a partir del nombre clave"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25069" id="_x0000_s1057" type="#_x0000_t202" style="position:absolute;left:0;text-align:left;margin-left:16.85pt;margin-top:152.4pt;width:408.2pt;height:.05pt;z-index:-25156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" stroked="f">
                <v:textbox style="mso-fit-shape-to-text:t" inset="0,0,0,0">
                  <w:txbxContent>
                    <w:p w14:paraId="52FE0EE0" w14:textId="2184C206" w:rsidR="004B1294" w:rsidRPr="00CA0C25" w:rsidRDefault="004B1294" w:rsidP="004B1294">
                      <w:pPr>
                        <w:pStyle w:val="Descripcin"/>
                        <w:jc w:val="center"/>
                        <w:rPr>
                          <w:sz w:val="28"/>
                          <w:szCs w:val="28"/>
                          <w:lang w:val="es-US"/>
                        </w:rPr>
                      </w:pPr>
                      <w:r>
                        <w:t xml:space="preserve">Ilustración </w:t>
                      </w:r>
                      <w:r>
                        <w:fldChar w:fldCharType="begin"/>
                      </w:r>
                      <w:r>
                        <w:instrText xml:space="preserve"> SEQ Ilustración \* ARABIC </w:instrText>
                      </w:r>
                      <w:r>
                        <w:fldChar w:fldCharType="separate"/>
                      </w:r>
                      <w:r w:rsidR="00032885">
                        <w:rPr>
                          <w:noProof/>
                        </w:rPr>
                        <w:t>29</w:t>
                      </w:r>
                      <w:r>
                        <w:fldChar w:fldCharType="end"/>
                      </w:r>
                      <w:r>
                        <w:t>: "Búsqueda a partir del nombre clave"</w:t>
                      </w:r>
                    </w:p>
                  </w:txbxContent>
                </v:textbox>
                <w10:wrap type="tight"/>
              </v:shape>
            </w:pict>
          </mc:Fallback>
        </mc:AlternateContent>
      </w:r>
      <w:r w:rsidRPr="004B1294">
        <w:rPr>
          <w:sz w:val="28"/>
          <w:szCs w:val="28"/>
          <w:lang w:val="es-US"/>
        </w:rPr>
        <w:drawing>
          <wp:anchor distT="0" distB="0" distL="114300" distR="114300" simplePos="0" relativeHeight="251751424" behindDoc="1" locked="0" layoutInCell="1" allowOverlap="1" wp14:anchorId="41BBD05A" wp14:editId="565D39AE">
            <wp:simplePos x="0" y="0"/>
            <wp:positionH relativeFrom="margin">
              <wp:align>center</wp:align>
            </wp:positionH>
            <wp:positionV relativeFrom="paragraph">
              <wp:posOffset>729808</wp:posOffset>
            </wp:positionV>
            <wp:extent cx="5184140" cy="1148715"/>
            <wp:effectExtent l="0" t="0" r="0" b="0"/>
            <wp:wrapTight wrapText="bothSides">
              <wp:wrapPolygon edited="0">
                <wp:start x="0" y="0"/>
                <wp:lineTo x="0" y="21134"/>
                <wp:lineTo x="21510" y="21134"/>
                <wp:lineTo x="21510" y="0"/>
                <wp:lineTo x="0" y="0"/>
              </wp:wrapPolygon>
            </wp:wrapTight>
            <wp:docPr id="8419787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78749" name="Imagen 1" descr="Text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5184140" cy="1148715"/>
                    </a:xfrm>
                    <a:prstGeom prst="rect">
                      <a:avLst/>
                    </a:prstGeom>
                  </pic:spPr>
                </pic:pic>
              </a:graphicData>
            </a:graphic>
            <wp14:sizeRelH relativeFrom="margin">
              <wp14:pctWidth>0</wp14:pctWidth>
            </wp14:sizeRelH>
            <wp14:sizeRelV relativeFrom="margin">
              <wp14:pctHeight>0</wp14:pctHeight>
            </wp14:sizeRelV>
          </wp:anchor>
        </w:drawing>
      </w:r>
      <w:r>
        <w:rPr>
          <w:sz w:val="28"/>
          <w:szCs w:val="28"/>
          <w:lang w:val="es-US"/>
        </w:rPr>
        <w:t>La letra “</w:t>
      </w:r>
      <w:r>
        <w:rPr>
          <w:i/>
          <w:iCs/>
          <w:sz w:val="28"/>
          <w:szCs w:val="28"/>
          <w:lang w:val="es-US"/>
        </w:rPr>
        <w:t>B</w:t>
      </w:r>
      <w:r>
        <w:rPr>
          <w:sz w:val="28"/>
          <w:szCs w:val="28"/>
          <w:lang w:val="es-US"/>
        </w:rPr>
        <w:t>” sirve para poder buscar alguna actividad en base a su nombre clave. Este comando es muy útil cuando tienes varias actividades guardadas. Te imprimirá el nombre clave, fecha y hora de realización:</w:t>
      </w:r>
    </w:p>
    <w:p w14:paraId="73B01443" w14:textId="0CE91461" w:rsidR="004B1294" w:rsidRDefault="004B1294" w:rsidP="0081345D">
      <w:pPr>
        <w:jc w:val="both"/>
        <w:rPr>
          <w:sz w:val="28"/>
          <w:szCs w:val="28"/>
          <w:lang w:val="es-US"/>
        </w:rPr>
      </w:pPr>
    </w:p>
    <w:p w14:paraId="1B3CDC0F" w14:textId="72024C44" w:rsidR="004B1294" w:rsidRDefault="00F350E7" w:rsidP="0081345D">
      <w:pPr>
        <w:jc w:val="both"/>
        <w:rPr>
          <w:sz w:val="28"/>
          <w:szCs w:val="28"/>
          <w:lang w:val="es-US"/>
        </w:rPr>
      </w:pPr>
      <w:r>
        <w:rPr>
          <w:noProof/>
        </w:rPr>
        <mc:AlternateContent>
          <mc:Choice Requires="wps">
            <w:drawing>
              <wp:anchor distT="0" distB="0" distL="114300" distR="114300" simplePos="0" relativeHeight="251756544" behindDoc="1" locked="0" layoutInCell="1" allowOverlap="1" wp14:anchorId="207A62D5" wp14:editId="49EE3CC2">
                <wp:simplePos x="0" y="0"/>
                <wp:positionH relativeFrom="column">
                  <wp:posOffset>173990</wp:posOffset>
                </wp:positionH>
                <wp:positionV relativeFrom="paragraph">
                  <wp:posOffset>1635125</wp:posOffset>
                </wp:positionV>
                <wp:extent cx="5263515" cy="635"/>
                <wp:effectExtent l="0" t="0" r="0" b="0"/>
                <wp:wrapTight wrapText="bothSides">
                  <wp:wrapPolygon edited="0">
                    <wp:start x="0" y="0"/>
                    <wp:lineTo x="0" y="21600"/>
                    <wp:lineTo x="21600" y="21600"/>
                    <wp:lineTo x="21600" y="0"/>
                  </wp:wrapPolygon>
                </wp:wrapTight>
                <wp:docPr id="1883818462" name="Cuadro de texto 1"/>
                <wp:cNvGraphicFramePr/>
                <a:graphic xmlns:a="http://schemas.openxmlformats.org/drawingml/2006/main">
                  <a:graphicData uri="http://schemas.microsoft.com/office/word/2010/wordprocessingShape">
                    <wps:wsp>
                      <wps:cNvSpPr txBox="1"/>
                      <wps:spPr>
                        <a:xfrm>
                          <a:off x="0" y="0"/>
                          <a:ext cx="5263515" cy="635"/>
                        </a:xfrm>
                        <a:prstGeom prst="rect">
                          <a:avLst/>
                        </a:prstGeom>
                        <a:solidFill>
                          <a:prstClr val="white"/>
                        </a:solidFill>
                        <a:ln>
                          <a:noFill/>
                        </a:ln>
                      </wps:spPr>
                      <wps:txbx>
                        <w:txbxContent>
                          <w:p w14:paraId="3EB29D3E" w14:textId="5EB075BA" w:rsidR="00F350E7" w:rsidRPr="00F350E7" w:rsidRDefault="00F350E7" w:rsidP="00F350E7">
                            <w:pPr>
                              <w:pStyle w:val="Descripcin"/>
                              <w:jc w:val="center"/>
                            </w:pPr>
                            <w:r>
                              <w:t xml:space="preserve">Ilustración </w:t>
                            </w:r>
                            <w:r>
                              <w:fldChar w:fldCharType="begin"/>
                            </w:r>
                            <w:r>
                              <w:instrText xml:space="preserve"> SEQ Ilustración \* ARABIC </w:instrText>
                            </w:r>
                            <w:r>
                              <w:fldChar w:fldCharType="separate"/>
                            </w:r>
                            <w:r w:rsidR="00032885">
                              <w:rPr>
                                <w:noProof/>
                              </w:rPr>
                              <w:t>30</w:t>
                            </w:r>
                            <w:r>
                              <w:fldChar w:fldCharType="end"/>
                            </w:r>
                            <w:r>
                              <w:t>: No se encontró actividad con mismo nombre clave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7A62D5" id="_x0000_s1058" type="#_x0000_t202" style="position:absolute;left:0;text-align:left;margin-left:13.7pt;margin-top:128.75pt;width:414.45pt;height:.05pt;z-index:-251559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" stroked="f">
                <v:textbox style="mso-fit-shape-to-text:t" inset="0,0,0,0">
                  <w:txbxContent>
                    <w:p w14:paraId="3EB29D3E" w14:textId="5EB075BA" w:rsidR="00F350E7" w:rsidRPr="00F350E7" w:rsidRDefault="00F350E7" w:rsidP="00F350E7">
                      <w:pPr>
                        <w:pStyle w:val="Descripcin"/>
                        <w:jc w:val="center"/>
                      </w:pPr>
                      <w:r>
                        <w:t xml:space="preserve">Ilustración </w:t>
                      </w:r>
                      <w:r>
                        <w:fldChar w:fldCharType="begin"/>
                      </w:r>
                      <w:r>
                        <w:instrText xml:space="preserve"> SEQ Ilustración \* ARABIC </w:instrText>
                      </w:r>
                      <w:r>
                        <w:fldChar w:fldCharType="separate"/>
                      </w:r>
                      <w:r w:rsidR="00032885">
                        <w:rPr>
                          <w:noProof/>
                        </w:rPr>
                        <w:t>30</w:t>
                      </w:r>
                      <w:r>
                        <w:fldChar w:fldCharType="end"/>
                      </w:r>
                      <w:r>
                        <w:t>: No se encontró actividad con mismo nombre clave</w:t>
                      </w:r>
                    </w:p>
                  </w:txbxContent>
                </v:textbox>
                <w10:wrap type="tight"/>
              </v:shape>
            </w:pict>
          </mc:Fallback>
        </mc:AlternateContent>
      </w:r>
      <w:r w:rsidRPr="00F350E7">
        <w:rPr>
          <w:sz w:val="28"/>
          <w:szCs w:val="28"/>
          <w:lang w:val="es-US"/>
        </w:rPr>
        <w:drawing>
          <wp:anchor distT="0" distB="0" distL="114300" distR="114300" simplePos="0" relativeHeight="251754496" behindDoc="1" locked="0" layoutInCell="1" allowOverlap="1" wp14:anchorId="4ED5846E" wp14:editId="1533E587">
            <wp:simplePos x="0" y="0"/>
            <wp:positionH relativeFrom="margin">
              <wp:align>center</wp:align>
            </wp:positionH>
            <wp:positionV relativeFrom="paragraph">
              <wp:posOffset>774010</wp:posOffset>
            </wp:positionV>
            <wp:extent cx="5263515" cy="804545"/>
            <wp:effectExtent l="0" t="0" r="0" b="0"/>
            <wp:wrapTight wrapText="bothSides">
              <wp:wrapPolygon edited="0">
                <wp:start x="0" y="0"/>
                <wp:lineTo x="0" y="20969"/>
                <wp:lineTo x="21498" y="20969"/>
                <wp:lineTo x="21498" y="0"/>
                <wp:lineTo x="0" y="0"/>
              </wp:wrapPolygon>
            </wp:wrapTight>
            <wp:docPr id="134410422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04222" name="Imagen 1" descr="Texto&#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263515" cy="804545"/>
                    </a:xfrm>
                    <a:prstGeom prst="rect">
                      <a:avLst/>
                    </a:prstGeom>
                  </pic:spPr>
                </pic:pic>
              </a:graphicData>
            </a:graphic>
            <wp14:sizeRelH relativeFrom="margin">
              <wp14:pctWidth>0</wp14:pctWidth>
            </wp14:sizeRelH>
            <wp14:sizeRelV relativeFrom="margin">
              <wp14:pctHeight>0</wp14:pctHeight>
            </wp14:sizeRelV>
          </wp:anchor>
        </w:drawing>
      </w:r>
      <w:r w:rsidR="004B1294">
        <w:rPr>
          <w:sz w:val="28"/>
          <w:szCs w:val="28"/>
          <w:lang w:val="es-US"/>
        </w:rPr>
        <w:t>En caso de que el comando no encuentre ninguna actividad con el mismo nombre clave, simplemente saltara alerta</w:t>
      </w:r>
      <w:r>
        <w:rPr>
          <w:sz w:val="28"/>
          <w:szCs w:val="28"/>
          <w:lang w:val="es-US"/>
        </w:rPr>
        <w:t xml:space="preserve"> indicando de la ausencia de la misma actividad:</w:t>
      </w:r>
    </w:p>
    <w:p w14:paraId="7ECC561C" w14:textId="2DE39461" w:rsidR="00F350E7" w:rsidRDefault="00F350E7" w:rsidP="00F350E7">
      <w:pPr>
        <w:rPr>
          <w:sz w:val="28"/>
          <w:szCs w:val="28"/>
          <w:lang w:val="es-US"/>
        </w:rPr>
      </w:pPr>
      <w:r>
        <w:rPr>
          <w:noProof/>
        </w:rPr>
        <mc:AlternateContent>
          <mc:Choice Requires="wps">
            <w:drawing>
              <wp:anchor distT="0" distB="0" distL="114300" distR="114300" simplePos="0" relativeHeight="251759616" behindDoc="1" locked="0" layoutInCell="1" allowOverlap="1" wp14:anchorId="197E77C3" wp14:editId="7A9CD379">
                <wp:simplePos x="0" y="0"/>
                <wp:positionH relativeFrom="margin">
                  <wp:align>right</wp:align>
                </wp:positionH>
                <wp:positionV relativeFrom="paragraph">
                  <wp:posOffset>1725544</wp:posOffset>
                </wp:positionV>
                <wp:extent cx="1924050" cy="635"/>
                <wp:effectExtent l="0" t="0" r="0" b="0"/>
                <wp:wrapTight wrapText="bothSides">
                  <wp:wrapPolygon edited="0">
                    <wp:start x="0" y="0"/>
                    <wp:lineTo x="0" y="20057"/>
                    <wp:lineTo x="21386" y="20057"/>
                    <wp:lineTo x="21386" y="0"/>
                    <wp:lineTo x="0" y="0"/>
                  </wp:wrapPolygon>
                </wp:wrapTight>
                <wp:docPr id="201835460" name="Cuadro de texto 1"/>
                <wp:cNvGraphicFramePr/>
                <a:graphic xmlns:a="http://schemas.openxmlformats.org/drawingml/2006/main">
                  <a:graphicData uri="http://schemas.microsoft.com/office/word/2010/wordprocessingShape">
                    <wps:wsp>
                      <wps:cNvSpPr txBox="1"/>
                      <wps:spPr>
                        <a:xfrm>
                          <a:off x="0" y="0"/>
                          <a:ext cx="1924050" cy="635"/>
                        </a:xfrm>
                        <a:prstGeom prst="rect">
                          <a:avLst/>
                        </a:prstGeom>
                        <a:solidFill>
                          <a:prstClr val="white"/>
                        </a:solidFill>
                        <a:ln>
                          <a:noFill/>
                        </a:ln>
                      </wps:spPr>
                      <wps:txbx>
                        <w:txbxContent>
                          <w:p w14:paraId="03059D9B" w14:textId="28517B44" w:rsidR="00F350E7" w:rsidRPr="0014670D" w:rsidRDefault="00F350E7" w:rsidP="00F350E7">
                            <w:pPr>
                              <w:pStyle w:val="Descripcin"/>
                              <w:jc w:val="center"/>
                              <w:rPr>
                                <w:sz w:val="28"/>
                                <w:szCs w:val="28"/>
                                <w:lang w:val="es-US"/>
                              </w:rPr>
                            </w:pPr>
                            <w:r>
                              <w:t xml:space="preserve">Ilustración </w:t>
                            </w:r>
                            <w:r>
                              <w:fldChar w:fldCharType="begin"/>
                            </w:r>
                            <w:r>
                              <w:instrText xml:space="preserve"> SEQ Ilustración \* ARABIC </w:instrText>
                            </w:r>
                            <w:r>
                              <w:fldChar w:fldCharType="separate"/>
                            </w:r>
                            <w:r w:rsidR="00032885">
                              <w:rPr>
                                <w:noProof/>
                              </w:rPr>
                              <w:t>31</w:t>
                            </w:r>
                            <w:r>
                              <w:fldChar w:fldCharType="end"/>
                            </w:r>
                            <w:r>
                              <w:t>: Salir de la Agenda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7E77C3" id="_x0000_s1059" type="#_x0000_t202" style="position:absolute;margin-left:100.3pt;margin-top:135.85pt;width:151.5pt;height:.05pt;z-index:-2515568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" stroked="f">
                <v:textbox style="mso-fit-shape-to-text:t" inset="0,0,0,0">
                  <w:txbxContent>
                    <w:p w14:paraId="03059D9B" w14:textId="28517B44" w:rsidR="00F350E7" w:rsidRPr="0014670D" w:rsidRDefault="00F350E7" w:rsidP="00F350E7">
                      <w:pPr>
                        <w:pStyle w:val="Descripcin"/>
                        <w:jc w:val="center"/>
                        <w:rPr>
                          <w:sz w:val="28"/>
                          <w:szCs w:val="28"/>
                          <w:lang w:val="es-US"/>
                        </w:rPr>
                      </w:pPr>
                      <w:r>
                        <w:t xml:space="preserve">Ilustración </w:t>
                      </w:r>
                      <w:r>
                        <w:fldChar w:fldCharType="begin"/>
                      </w:r>
                      <w:r>
                        <w:instrText xml:space="preserve"> SEQ Ilustración \* ARABIC </w:instrText>
                      </w:r>
                      <w:r>
                        <w:fldChar w:fldCharType="separate"/>
                      </w:r>
                      <w:r w:rsidR="00032885">
                        <w:rPr>
                          <w:noProof/>
                        </w:rPr>
                        <w:t>31</w:t>
                      </w:r>
                      <w:r>
                        <w:fldChar w:fldCharType="end"/>
                      </w:r>
                      <w:r>
                        <w:t>: Salir de la Agenda</w:t>
                      </w:r>
                    </w:p>
                  </w:txbxContent>
                </v:textbox>
                <w10:wrap type="tight" anchorx="margin"/>
              </v:shape>
            </w:pict>
          </mc:Fallback>
        </mc:AlternateContent>
      </w:r>
      <w:r w:rsidRPr="00F350E7">
        <w:rPr>
          <w:sz w:val="28"/>
          <w:szCs w:val="28"/>
          <w:lang w:val="es-US"/>
        </w:rPr>
        <w:drawing>
          <wp:anchor distT="0" distB="0" distL="114300" distR="114300" simplePos="0" relativeHeight="251757568" behindDoc="1" locked="0" layoutInCell="1" allowOverlap="1" wp14:anchorId="3C829F5B" wp14:editId="5EBDDA1A">
            <wp:simplePos x="0" y="0"/>
            <wp:positionH relativeFrom="margin">
              <wp:align>right</wp:align>
            </wp:positionH>
            <wp:positionV relativeFrom="paragraph">
              <wp:posOffset>1311910</wp:posOffset>
            </wp:positionV>
            <wp:extent cx="1924050" cy="428625"/>
            <wp:effectExtent l="0" t="0" r="0" b="9525"/>
            <wp:wrapTight wrapText="bothSides">
              <wp:wrapPolygon edited="0">
                <wp:start x="0" y="0"/>
                <wp:lineTo x="0" y="21120"/>
                <wp:lineTo x="21386" y="21120"/>
                <wp:lineTo x="21386" y="0"/>
                <wp:lineTo x="0" y="0"/>
              </wp:wrapPolygon>
            </wp:wrapTight>
            <wp:docPr id="633376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76368" name=""/>
                    <pic:cNvPicPr/>
                  </pic:nvPicPr>
                  <pic:blipFill>
                    <a:blip r:embed="rId44">
                      <a:extLst>
                        <a:ext uri="{28A0092B-C50C-407E-A947-70E740481C1C}">
                          <a14:useLocalDpi xmlns:a14="http://schemas.microsoft.com/office/drawing/2010/main" val="0"/>
                        </a:ext>
                      </a:extLst>
                    </a:blip>
                    <a:stretch>
                      <a:fillRect/>
                    </a:stretch>
                  </pic:blipFill>
                  <pic:spPr>
                    <a:xfrm>
                      <a:off x="0" y="0"/>
                      <a:ext cx="1924050" cy="428625"/>
                    </a:xfrm>
                    <a:prstGeom prst="rect">
                      <a:avLst/>
                    </a:prstGeom>
                  </pic:spPr>
                </pic:pic>
              </a:graphicData>
            </a:graphic>
          </wp:anchor>
        </w:drawing>
      </w:r>
      <w:r>
        <w:rPr>
          <w:sz w:val="28"/>
          <w:szCs w:val="28"/>
          <w:lang w:val="es-US"/>
        </w:rPr>
        <w:t>Ya para ya casi acabar, la letra “</w:t>
      </w:r>
      <w:r>
        <w:rPr>
          <w:i/>
          <w:iCs/>
          <w:sz w:val="28"/>
          <w:szCs w:val="28"/>
          <w:lang w:val="es-US"/>
        </w:rPr>
        <w:t>E</w:t>
      </w:r>
      <w:r>
        <w:rPr>
          <w:sz w:val="28"/>
          <w:szCs w:val="28"/>
          <w:lang w:val="es-US"/>
        </w:rPr>
        <w:t>” cierra el subprograma de la agenda, terminando asi con las actividades. Nota: las actividades no se guardan en ningun lado, por lo que se recomienda hacer es guardarlas en algun otro lugar o archivo fuera el programa.</w:t>
      </w:r>
    </w:p>
    <w:p w14:paraId="120FE07D" w14:textId="12943121" w:rsidR="00F350E7" w:rsidRDefault="00F350E7" w:rsidP="00F350E7">
      <w:pPr>
        <w:rPr>
          <w:sz w:val="28"/>
          <w:szCs w:val="28"/>
          <w:lang w:val="es-US"/>
        </w:rPr>
      </w:pPr>
      <w:r>
        <w:rPr>
          <w:noProof/>
        </w:rPr>
        <mc:AlternateContent>
          <mc:Choice Requires="wps">
            <w:drawing>
              <wp:anchor distT="0" distB="0" distL="114300" distR="114300" simplePos="0" relativeHeight="251762688" behindDoc="1" locked="0" layoutInCell="1" allowOverlap="1" wp14:anchorId="5A2D8BCA" wp14:editId="6FBD2BD1">
                <wp:simplePos x="0" y="0"/>
                <wp:positionH relativeFrom="column">
                  <wp:posOffset>649605</wp:posOffset>
                </wp:positionH>
                <wp:positionV relativeFrom="paragraph">
                  <wp:posOffset>1950085</wp:posOffset>
                </wp:positionV>
                <wp:extent cx="4312285" cy="635"/>
                <wp:effectExtent l="0" t="0" r="0" b="0"/>
                <wp:wrapTight wrapText="bothSides">
                  <wp:wrapPolygon edited="0">
                    <wp:start x="0" y="0"/>
                    <wp:lineTo x="0" y="21600"/>
                    <wp:lineTo x="21600" y="21600"/>
                    <wp:lineTo x="21600" y="0"/>
                  </wp:wrapPolygon>
                </wp:wrapTight>
                <wp:docPr id="1131373906" name="Cuadro de texto 1"/>
                <wp:cNvGraphicFramePr/>
                <a:graphic xmlns:a="http://schemas.openxmlformats.org/drawingml/2006/main">
                  <a:graphicData uri="http://schemas.microsoft.com/office/word/2010/wordprocessingShape">
                    <wps:wsp>
                      <wps:cNvSpPr txBox="1"/>
                      <wps:spPr>
                        <a:xfrm>
                          <a:off x="0" y="0"/>
                          <a:ext cx="4312285" cy="635"/>
                        </a:xfrm>
                        <a:prstGeom prst="rect">
                          <a:avLst/>
                        </a:prstGeom>
                        <a:solidFill>
                          <a:prstClr val="white"/>
                        </a:solidFill>
                        <a:ln>
                          <a:noFill/>
                        </a:ln>
                      </wps:spPr>
                      <wps:txbx>
                        <w:txbxContent>
                          <w:p w14:paraId="48370EF2" w14:textId="1B8B82DC" w:rsidR="00F350E7" w:rsidRPr="00924F11" w:rsidRDefault="00F350E7" w:rsidP="00F350E7">
                            <w:pPr>
                              <w:pStyle w:val="Descripcin"/>
                              <w:jc w:val="center"/>
                              <w:rPr>
                                <w:sz w:val="28"/>
                                <w:szCs w:val="28"/>
                                <w:lang w:val="es-US"/>
                              </w:rPr>
                            </w:pPr>
                            <w:r>
                              <w:t xml:space="preserve">Ilustración </w:t>
                            </w:r>
                            <w:r>
                              <w:fldChar w:fldCharType="begin"/>
                            </w:r>
                            <w:r>
                              <w:instrText xml:space="preserve"> SEQ Ilustración \* ARABIC </w:instrText>
                            </w:r>
                            <w:r>
                              <w:fldChar w:fldCharType="separate"/>
                            </w:r>
                            <w:r w:rsidR="00032885">
                              <w:rPr>
                                <w:noProof/>
                              </w:rPr>
                              <w:t>32</w:t>
                            </w:r>
                            <w:r>
                              <w:fldChar w:fldCharType="end"/>
                            </w:r>
                            <w:r>
                              <w:t>: Ayuda "H"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2D8BCA" id="_x0000_s1060" type="#_x0000_t202" style="position:absolute;margin-left:51.15pt;margin-top:153.55pt;width:339.55pt;height:.05pt;z-index:-251553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" stroked="f">
                <v:textbox style="mso-fit-shape-to-text:t" inset="0,0,0,0">
                  <w:txbxContent>
                    <w:p w14:paraId="48370EF2" w14:textId="1B8B82DC" w:rsidR="00F350E7" w:rsidRPr="00924F11" w:rsidRDefault="00F350E7" w:rsidP="00F350E7">
                      <w:pPr>
                        <w:pStyle w:val="Descripcin"/>
                        <w:jc w:val="center"/>
                        <w:rPr>
                          <w:sz w:val="28"/>
                          <w:szCs w:val="28"/>
                          <w:lang w:val="es-US"/>
                        </w:rPr>
                      </w:pPr>
                      <w:r>
                        <w:t xml:space="preserve">Ilustración </w:t>
                      </w:r>
                      <w:r>
                        <w:fldChar w:fldCharType="begin"/>
                      </w:r>
                      <w:r>
                        <w:instrText xml:space="preserve"> SEQ Ilustración \* ARABIC </w:instrText>
                      </w:r>
                      <w:r>
                        <w:fldChar w:fldCharType="separate"/>
                      </w:r>
                      <w:r w:rsidR="00032885">
                        <w:rPr>
                          <w:noProof/>
                        </w:rPr>
                        <w:t>32</w:t>
                      </w:r>
                      <w:r>
                        <w:fldChar w:fldCharType="end"/>
                      </w:r>
                      <w:r>
                        <w:t>: Ayuda "H"</w:t>
                      </w:r>
                    </w:p>
                  </w:txbxContent>
                </v:textbox>
                <w10:wrap type="tight"/>
              </v:shape>
            </w:pict>
          </mc:Fallback>
        </mc:AlternateContent>
      </w:r>
      <w:r w:rsidRPr="00F350E7">
        <w:rPr>
          <w:sz w:val="28"/>
          <w:szCs w:val="28"/>
          <w:lang w:val="es-US"/>
        </w:rPr>
        <w:drawing>
          <wp:anchor distT="0" distB="0" distL="114300" distR="114300" simplePos="0" relativeHeight="251760640" behindDoc="1" locked="0" layoutInCell="1" allowOverlap="1" wp14:anchorId="39359079" wp14:editId="65920A49">
            <wp:simplePos x="0" y="0"/>
            <wp:positionH relativeFrom="margin">
              <wp:align>center</wp:align>
            </wp:positionH>
            <wp:positionV relativeFrom="paragraph">
              <wp:posOffset>464185</wp:posOffset>
            </wp:positionV>
            <wp:extent cx="4312285" cy="1748790"/>
            <wp:effectExtent l="0" t="0" r="0" b="3810"/>
            <wp:wrapTight wrapText="bothSides">
              <wp:wrapPolygon edited="0">
                <wp:start x="0" y="0"/>
                <wp:lineTo x="0" y="21412"/>
                <wp:lineTo x="21470" y="21412"/>
                <wp:lineTo x="21470" y="0"/>
                <wp:lineTo x="0" y="0"/>
              </wp:wrapPolygon>
            </wp:wrapTight>
            <wp:docPr id="18247308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730897" name="Imagen 1" descr="Texto&#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4312285" cy="1748790"/>
                    </a:xfrm>
                    <a:prstGeom prst="rect">
                      <a:avLst/>
                    </a:prstGeom>
                  </pic:spPr>
                </pic:pic>
              </a:graphicData>
            </a:graphic>
            <wp14:sizeRelH relativeFrom="margin">
              <wp14:pctWidth>0</wp14:pctWidth>
            </wp14:sizeRelH>
            <wp14:sizeRelV relativeFrom="margin">
              <wp14:pctHeight>0</wp14:pctHeight>
            </wp14:sizeRelV>
          </wp:anchor>
        </w:drawing>
      </w:r>
      <w:r>
        <w:rPr>
          <w:sz w:val="28"/>
          <w:szCs w:val="28"/>
          <w:lang w:val="es-US"/>
        </w:rPr>
        <w:t>Si no se reconoce alguna letra de las ya vistas, puedes intentar escribiendo “</w:t>
      </w:r>
      <w:r>
        <w:rPr>
          <w:i/>
          <w:iCs/>
          <w:sz w:val="28"/>
          <w:szCs w:val="28"/>
          <w:lang w:val="es-US"/>
        </w:rPr>
        <w:t>H</w:t>
      </w:r>
      <w:r>
        <w:rPr>
          <w:sz w:val="28"/>
          <w:szCs w:val="28"/>
          <w:lang w:val="es-US"/>
        </w:rPr>
        <w:t>” para obtener ayuda de la Agenda.</w:t>
      </w:r>
    </w:p>
    <w:p w14:paraId="57BC84AA" w14:textId="102BA3CB" w:rsidR="00F350E7" w:rsidRPr="00F350E7" w:rsidRDefault="00F350E7" w:rsidP="00F350E7">
      <w:pPr>
        <w:rPr>
          <w:sz w:val="28"/>
          <w:szCs w:val="28"/>
          <w:lang w:val="es-US"/>
        </w:rPr>
      </w:pPr>
    </w:p>
    <w:p w14:paraId="7697134B" w14:textId="1140E682" w:rsidR="00F350E7" w:rsidRPr="00F350E7" w:rsidRDefault="00F350E7" w:rsidP="00F350E7">
      <w:pPr>
        <w:rPr>
          <w:sz w:val="28"/>
          <w:szCs w:val="28"/>
          <w:lang w:val="es-US"/>
        </w:rPr>
      </w:pPr>
    </w:p>
    <w:p w14:paraId="56EDC0D3" w14:textId="6C0C32A7" w:rsidR="004B1294" w:rsidRDefault="004B1294" w:rsidP="0081345D">
      <w:pPr>
        <w:jc w:val="both"/>
        <w:rPr>
          <w:sz w:val="28"/>
          <w:szCs w:val="28"/>
          <w:lang w:val="es-US"/>
        </w:rPr>
      </w:pPr>
    </w:p>
    <w:p w14:paraId="5DFC2CB5" w14:textId="77777777" w:rsidR="00F350E7" w:rsidRDefault="00F350E7" w:rsidP="0081345D">
      <w:pPr>
        <w:jc w:val="both"/>
        <w:rPr>
          <w:sz w:val="28"/>
          <w:szCs w:val="28"/>
          <w:lang w:val="es-US"/>
        </w:rPr>
      </w:pPr>
    </w:p>
    <w:p w14:paraId="32B4FE6B" w14:textId="77777777" w:rsidR="00F350E7" w:rsidRDefault="00F350E7" w:rsidP="0081345D">
      <w:pPr>
        <w:jc w:val="both"/>
        <w:rPr>
          <w:sz w:val="28"/>
          <w:szCs w:val="28"/>
          <w:lang w:val="es-US"/>
        </w:rPr>
      </w:pPr>
    </w:p>
    <w:p w14:paraId="2E60D079" w14:textId="4D8A9269" w:rsidR="00F350E7" w:rsidRDefault="00F350E7" w:rsidP="0081345D">
      <w:pPr>
        <w:jc w:val="both"/>
        <w:rPr>
          <w:sz w:val="28"/>
          <w:szCs w:val="28"/>
          <w:lang w:val="es-US"/>
        </w:rPr>
      </w:pPr>
      <w:r>
        <w:rPr>
          <w:noProof/>
          <w:sz w:val="28"/>
          <w:szCs w:val="28"/>
          <w:lang w:val="es-US"/>
        </w:rPr>
        <w:lastRenderedPageBreak/>
        <mc:AlternateContent>
          <mc:Choice Requires="wps">
            <w:drawing>
              <wp:anchor distT="0" distB="0" distL="114300" distR="114300" simplePos="0" relativeHeight="251764736" behindDoc="0" locked="0" layoutInCell="1" allowOverlap="1" wp14:anchorId="581FB629" wp14:editId="084B056D">
                <wp:simplePos x="0" y="0"/>
                <wp:positionH relativeFrom="column">
                  <wp:posOffset>2598612</wp:posOffset>
                </wp:positionH>
                <wp:positionV relativeFrom="paragraph">
                  <wp:posOffset>7180580</wp:posOffset>
                </wp:positionV>
                <wp:extent cx="435935" cy="446568"/>
                <wp:effectExtent l="0" t="0" r="21590" b="10795"/>
                <wp:wrapNone/>
                <wp:docPr id="1372978169" name="Elipse 17"/>
                <wp:cNvGraphicFramePr/>
                <a:graphic xmlns:a="http://schemas.openxmlformats.org/drawingml/2006/main">
                  <a:graphicData uri="http://schemas.microsoft.com/office/word/2010/wordprocessingShape">
                    <wps:wsp>
                      <wps:cNvSpPr/>
                      <wps:spPr>
                        <a:xfrm>
                          <a:off x="0" y="0"/>
                          <a:ext cx="435935" cy="44656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CABDD07" w14:textId="52D089B1" w:rsidR="00F350E7" w:rsidRPr="00F350E7" w:rsidRDefault="00F350E7" w:rsidP="00F350E7">
                            <w:pPr>
                              <w:jc w:val="center"/>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50E7">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1FB629" id="Elipse 17" o:spid="_x0000_s1061" style="position:absolute;left:0;text-align:left;margin-left:204.6pt;margin-top:565.4pt;width:34.35pt;height:35.1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" fillcolor="#156082 [3204]" strokecolor="#030e13 [484]" strokeweight="1pt">
                <v:stroke joinstyle="miter"/>
                <v:textbox>
                  <w:txbxContent>
                    <w:p w14:paraId="1CABDD07" w14:textId="52D089B1" w:rsidR="00F350E7" w:rsidRPr="00F350E7" w:rsidRDefault="00F350E7" w:rsidP="00F350E7">
                      <w:pPr>
                        <w:jc w:val="center"/>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50E7">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oval>
            </w:pict>
          </mc:Fallback>
        </mc:AlternateContent>
      </w:r>
      <w:r w:rsidRPr="00F350E7">
        <w:rPr>
          <w:sz w:val="28"/>
          <w:szCs w:val="28"/>
          <w:lang w:val="es-US"/>
        </w:rPr>
        <w:drawing>
          <wp:anchor distT="0" distB="0" distL="114300" distR="114300" simplePos="0" relativeHeight="251763712" behindDoc="1" locked="0" layoutInCell="1" allowOverlap="1" wp14:anchorId="7467E341" wp14:editId="686F210D">
            <wp:simplePos x="0" y="0"/>
            <wp:positionH relativeFrom="margin">
              <wp:align>center</wp:align>
            </wp:positionH>
            <wp:positionV relativeFrom="paragraph">
              <wp:posOffset>375625</wp:posOffset>
            </wp:positionV>
            <wp:extent cx="5363323" cy="6849431"/>
            <wp:effectExtent l="0" t="0" r="8890" b="8890"/>
            <wp:wrapTight wrapText="bothSides">
              <wp:wrapPolygon edited="0">
                <wp:start x="0" y="0"/>
                <wp:lineTo x="0" y="21568"/>
                <wp:lineTo x="21559" y="21568"/>
                <wp:lineTo x="21559" y="0"/>
                <wp:lineTo x="0" y="0"/>
              </wp:wrapPolygon>
            </wp:wrapTight>
            <wp:docPr id="119353349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533498" name="Imagen 1" descr="Tabla&#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5363323" cy="6849431"/>
                    </a:xfrm>
                    <a:prstGeom prst="rect">
                      <a:avLst/>
                    </a:prstGeom>
                  </pic:spPr>
                </pic:pic>
              </a:graphicData>
            </a:graphic>
          </wp:anchor>
        </w:drawing>
      </w:r>
      <w:r>
        <w:rPr>
          <w:b/>
          <w:bCs/>
          <w:sz w:val="40"/>
          <w:szCs w:val="40"/>
          <w:lang w:val="es-US"/>
        </w:rPr>
        <w:t>Ejercicio 21 (Diagrama de flujo)</w:t>
      </w:r>
    </w:p>
    <w:p w14:paraId="390A60EB" w14:textId="3165299D" w:rsidR="00F350E7" w:rsidRDefault="00F350E7" w:rsidP="0081345D">
      <w:pPr>
        <w:jc w:val="both"/>
        <w:rPr>
          <w:sz w:val="28"/>
          <w:szCs w:val="28"/>
          <w:lang w:val="es-US"/>
        </w:rPr>
      </w:pPr>
    </w:p>
    <w:p w14:paraId="6F04C297" w14:textId="77777777" w:rsidR="00F350E7" w:rsidRDefault="00F350E7" w:rsidP="0081345D">
      <w:pPr>
        <w:jc w:val="both"/>
        <w:rPr>
          <w:sz w:val="28"/>
          <w:szCs w:val="28"/>
          <w:lang w:val="es-US"/>
        </w:rPr>
      </w:pPr>
    </w:p>
    <w:p w14:paraId="414EEF8E" w14:textId="5939CACC" w:rsidR="00F350E7" w:rsidRDefault="00F350E7" w:rsidP="0081345D">
      <w:pPr>
        <w:jc w:val="both"/>
        <w:rPr>
          <w:sz w:val="28"/>
          <w:szCs w:val="28"/>
          <w:lang w:val="es-US"/>
        </w:rPr>
      </w:pPr>
      <w:r>
        <w:rPr>
          <w:noProof/>
          <w:sz w:val="28"/>
          <w:szCs w:val="28"/>
          <w:lang w:val="es-US"/>
        </w:rPr>
        <w:lastRenderedPageBreak/>
        <mc:AlternateContent>
          <mc:Choice Requires="wps">
            <w:drawing>
              <wp:anchor distT="0" distB="0" distL="114300" distR="114300" simplePos="0" relativeHeight="251766784" behindDoc="0" locked="0" layoutInCell="1" allowOverlap="1" wp14:anchorId="39F18E12" wp14:editId="795C728C">
                <wp:simplePos x="0" y="0"/>
                <wp:positionH relativeFrom="margin">
                  <wp:align>center</wp:align>
                </wp:positionH>
                <wp:positionV relativeFrom="paragraph">
                  <wp:posOffset>-127591</wp:posOffset>
                </wp:positionV>
                <wp:extent cx="435935" cy="446568"/>
                <wp:effectExtent l="0" t="0" r="21590" b="10795"/>
                <wp:wrapNone/>
                <wp:docPr id="99220542" name="Elipse 17"/>
                <wp:cNvGraphicFramePr/>
                <a:graphic xmlns:a="http://schemas.openxmlformats.org/drawingml/2006/main">
                  <a:graphicData uri="http://schemas.microsoft.com/office/word/2010/wordprocessingShape">
                    <wps:wsp>
                      <wps:cNvSpPr/>
                      <wps:spPr>
                        <a:xfrm>
                          <a:off x="0" y="0"/>
                          <a:ext cx="435935" cy="44656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6059F8D" w14:textId="77777777" w:rsidR="00F350E7" w:rsidRPr="00F350E7" w:rsidRDefault="00F350E7" w:rsidP="00F350E7">
                            <w:pPr>
                              <w:jc w:val="center"/>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50E7">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F18E12" id="_x0000_s1062" style="position:absolute;left:0;text-align:left;margin-left:0;margin-top:-10.05pt;width:34.35pt;height:35.15pt;z-index:251766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" fillcolor="#156082 [3204]" strokecolor="#030e13 [484]" strokeweight="1pt">
                <v:stroke joinstyle="miter"/>
                <v:textbox>
                  <w:txbxContent>
                    <w:p w14:paraId="66059F8D" w14:textId="77777777" w:rsidR="00F350E7" w:rsidRPr="00F350E7" w:rsidRDefault="00F350E7" w:rsidP="00F350E7">
                      <w:pPr>
                        <w:jc w:val="center"/>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50E7">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oval>
            </w:pict>
          </mc:Fallback>
        </mc:AlternateContent>
      </w:r>
      <w:r>
        <w:rPr>
          <w:sz w:val="28"/>
          <w:szCs w:val="28"/>
          <w:lang w:val="es-US"/>
        </w:rPr>
        <w:t xml:space="preserve">                    </w:t>
      </w:r>
    </w:p>
    <w:p w14:paraId="0F7F8F11" w14:textId="55879A97" w:rsidR="00F350E7" w:rsidRDefault="00F350E7" w:rsidP="0081345D">
      <w:pPr>
        <w:jc w:val="both"/>
        <w:rPr>
          <w:sz w:val="28"/>
          <w:szCs w:val="28"/>
          <w:lang w:val="es-US"/>
        </w:rPr>
      </w:pPr>
      <w:r w:rsidRPr="00F350E7">
        <w:rPr>
          <w:sz w:val="28"/>
          <w:szCs w:val="28"/>
          <w:lang w:val="es-US"/>
        </w:rPr>
        <w:drawing>
          <wp:anchor distT="0" distB="0" distL="114300" distR="114300" simplePos="0" relativeHeight="251767808" behindDoc="1" locked="0" layoutInCell="1" allowOverlap="1" wp14:anchorId="12304CC3" wp14:editId="3C0B983F">
            <wp:simplePos x="0" y="0"/>
            <wp:positionH relativeFrom="column">
              <wp:posOffset>1226555</wp:posOffset>
            </wp:positionH>
            <wp:positionV relativeFrom="paragraph">
              <wp:posOffset>8137</wp:posOffset>
            </wp:positionV>
            <wp:extent cx="3095625" cy="5563235"/>
            <wp:effectExtent l="0" t="0" r="9525" b="0"/>
            <wp:wrapTight wrapText="bothSides">
              <wp:wrapPolygon edited="0">
                <wp:start x="0" y="0"/>
                <wp:lineTo x="0" y="21524"/>
                <wp:lineTo x="21534" y="21524"/>
                <wp:lineTo x="21534" y="0"/>
                <wp:lineTo x="0" y="0"/>
              </wp:wrapPolygon>
            </wp:wrapTight>
            <wp:docPr id="125158536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85369" name="Imagen 1" descr="Interfaz de usuario gráfica, Aplicación&#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3095625" cy="5563235"/>
                    </a:xfrm>
                    <a:prstGeom prst="rect">
                      <a:avLst/>
                    </a:prstGeom>
                  </pic:spPr>
                </pic:pic>
              </a:graphicData>
            </a:graphic>
          </wp:anchor>
        </w:drawing>
      </w:r>
    </w:p>
    <w:p w14:paraId="3E30E668" w14:textId="072FF73C" w:rsidR="00F350E7" w:rsidRDefault="00F350E7" w:rsidP="0081345D">
      <w:pPr>
        <w:jc w:val="both"/>
        <w:rPr>
          <w:sz w:val="28"/>
          <w:szCs w:val="28"/>
          <w:lang w:val="es-US"/>
        </w:rPr>
      </w:pPr>
    </w:p>
    <w:p w14:paraId="33E95CA9" w14:textId="7D61B1FE" w:rsidR="00F350E7" w:rsidRDefault="00F350E7" w:rsidP="0081345D">
      <w:pPr>
        <w:jc w:val="both"/>
        <w:rPr>
          <w:sz w:val="28"/>
          <w:szCs w:val="28"/>
          <w:lang w:val="es-US"/>
        </w:rPr>
      </w:pPr>
    </w:p>
    <w:p w14:paraId="50A7F167" w14:textId="77777777" w:rsidR="00F350E7" w:rsidRDefault="00F350E7" w:rsidP="0081345D">
      <w:pPr>
        <w:jc w:val="both"/>
        <w:rPr>
          <w:sz w:val="28"/>
          <w:szCs w:val="28"/>
          <w:lang w:val="es-US"/>
        </w:rPr>
      </w:pPr>
    </w:p>
    <w:p w14:paraId="456FC57F" w14:textId="46A9DC81" w:rsidR="00F350E7" w:rsidRDefault="00F350E7" w:rsidP="0081345D">
      <w:pPr>
        <w:jc w:val="both"/>
        <w:rPr>
          <w:sz w:val="28"/>
          <w:szCs w:val="28"/>
          <w:lang w:val="es-US"/>
        </w:rPr>
      </w:pPr>
    </w:p>
    <w:p w14:paraId="344BBEE9" w14:textId="77777777" w:rsidR="00F350E7" w:rsidRDefault="00F350E7" w:rsidP="0081345D">
      <w:pPr>
        <w:jc w:val="both"/>
        <w:rPr>
          <w:sz w:val="28"/>
          <w:szCs w:val="28"/>
          <w:lang w:val="es-US"/>
        </w:rPr>
      </w:pPr>
    </w:p>
    <w:p w14:paraId="4B5076C2" w14:textId="77777777" w:rsidR="00F350E7" w:rsidRDefault="00F350E7" w:rsidP="0081345D">
      <w:pPr>
        <w:jc w:val="both"/>
        <w:rPr>
          <w:sz w:val="28"/>
          <w:szCs w:val="28"/>
          <w:lang w:val="es-US"/>
        </w:rPr>
      </w:pPr>
    </w:p>
    <w:p w14:paraId="46F987D6" w14:textId="3571A530" w:rsidR="00F350E7" w:rsidRDefault="00F350E7" w:rsidP="0081345D">
      <w:pPr>
        <w:jc w:val="both"/>
        <w:rPr>
          <w:sz w:val="28"/>
          <w:szCs w:val="28"/>
          <w:lang w:val="es-US"/>
        </w:rPr>
      </w:pPr>
    </w:p>
    <w:p w14:paraId="52B86F1C" w14:textId="754066E8" w:rsidR="00F350E7" w:rsidRDefault="00F350E7" w:rsidP="0081345D">
      <w:pPr>
        <w:jc w:val="both"/>
        <w:rPr>
          <w:sz w:val="28"/>
          <w:szCs w:val="28"/>
          <w:lang w:val="es-US"/>
        </w:rPr>
      </w:pPr>
    </w:p>
    <w:p w14:paraId="64A954B1" w14:textId="47F57F0B" w:rsidR="00F350E7" w:rsidRDefault="00F350E7" w:rsidP="0081345D">
      <w:pPr>
        <w:jc w:val="both"/>
        <w:rPr>
          <w:sz w:val="28"/>
          <w:szCs w:val="28"/>
          <w:lang w:val="es-US"/>
        </w:rPr>
      </w:pPr>
    </w:p>
    <w:p w14:paraId="0CCA1A63" w14:textId="5CC56463" w:rsidR="00F350E7" w:rsidRDefault="00F350E7" w:rsidP="0081345D">
      <w:pPr>
        <w:jc w:val="both"/>
        <w:rPr>
          <w:sz w:val="28"/>
          <w:szCs w:val="28"/>
          <w:lang w:val="es-US"/>
        </w:rPr>
      </w:pPr>
    </w:p>
    <w:p w14:paraId="2F40FC24" w14:textId="55C12BA0" w:rsidR="00F350E7" w:rsidRDefault="00F350E7" w:rsidP="0081345D">
      <w:pPr>
        <w:jc w:val="both"/>
        <w:rPr>
          <w:sz w:val="28"/>
          <w:szCs w:val="28"/>
          <w:lang w:val="es-US"/>
        </w:rPr>
      </w:pPr>
    </w:p>
    <w:p w14:paraId="3A115958" w14:textId="6EB38B9D" w:rsidR="00F350E7" w:rsidRDefault="00F350E7" w:rsidP="0081345D">
      <w:pPr>
        <w:jc w:val="both"/>
        <w:rPr>
          <w:sz w:val="28"/>
          <w:szCs w:val="28"/>
          <w:lang w:val="es-US"/>
        </w:rPr>
      </w:pPr>
      <w:r>
        <w:rPr>
          <w:noProof/>
          <w:sz w:val="28"/>
          <w:szCs w:val="28"/>
          <w:lang w:val="es-US"/>
        </w:rPr>
        <mc:AlternateContent>
          <mc:Choice Requires="wps">
            <w:drawing>
              <wp:anchor distT="0" distB="0" distL="114300" distR="114300" simplePos="0" relativeHeight="251771904" behindDoc="0" locked="0" layoutInCell="1" allowOverlap="1" wp14:anchorId="41E56D7E" wp14:editId="0958A655">
                <wp:simplePos x="0" y="0"/>
                <wp:positionH relativeFrom="margin">
                  <wp:posOffset>787134</wp:posOffset>
                </wp:positionH>
                <wp:positionV relativeFrom="paragraph">
                  <wp:posOffset>248876</wp:posOffset>
                </wp:positionV>
                <wp:extent cx="435935" cy="446568"/>
                <wp:effectExtent l="0" t="0" r="21590" b="10795"/>
                <wp:wrapNone/>
                <wp:docPr id="51737470" name="Elipse 17"/>
                <wp:cNvGraphicFramePr/>
                <a:graphic xmlns:a="http://schemas.openxmlformats.org/drawingml/2006/main">
                  <a:graphicData uri="http://schemas.microsoft.com/office/word/2010/wordprocessingShape">
                    <wps:wsp>
                      <wps:cNvSpPr/>
                      <wps:spPr>
                        <a:xfrm>
                          <a:off x="0" y="0"/>
                          <a:ext cx="435935" cy="44656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76638A3" w14:textId="0E6141EA" w:rsidR="00F350E7" w:rsidRPr="00F350E7" w:rsidRDefault="00F350E7" w:rsidP="00F350E7">
                            <w:pPr>
                              <w:jc w:val="center"/>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E56D7E" id="_x0000_s1063" style="position:absolute;left:0;text-align:left;margin-left:62pt;margin-top:19.6pt;width:34.35pt;height:35.1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" fillcolor="#156082 [3204]" strokecolor="#030e13 [484]" strokeweight="1pt">
                <v:stroke joinstyle="miter"/>
                <v:textbox>
                  <w:txbxContent>
                    <w:p w14:paraId="676638A3" w14:textId="0E6141EA" w:rsidR="00F350E7" w:rsidRPr="00F350E7" w:rsidRDefault="00F350E7" w:rsidP="00F350E7">
                      <w:pPr>
                        <w:jc w:val="center"/>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oval>
            </w:pict>
          </mc:Fallback>
        </mc:AlternateContent>
      </w:r>
    </w:p>
    <w:p w14:paraId="1B1AA19A" w14:textId="71F05AEA" w:rsidR="00F350E7" w:rsidRDefault="00F350E7" w:rsidP="0081345D">
      <w:pPr>
        <w:jc w:val="both"/>
        <w:rPr>
          <w:sz w:val="28"/>
          <w:szCs w:val="28"/>
          <w:lang w:val="es-US"/>
        </w:rPr>
      </w:pPr>
    </w:p>
    <w:p w14:paraId="29749D83" w14:textId="77777777" w:rsidR="00F350E7" w:rsidRDefault="00F350E7" w:rsidP="0081345D">
      <w:pPr>
        <w:jc w:val="both"/>
        <w:rPr>
          <w:sz w:val="28"/>
          <w:szCs w:val="28"/>
          <w:lang w:val="es-US"/>
        </w:rPr>
      </w:pPr>
    </w:p>
    <w:p w14:paraId="0EAD0CC2" w14:textId="77777777" w:rsidR="00F350E7" w:rsidRDefault="00F350E7" w:rsidP="0081345D">
      <w:pPr>
        <w:jc w:val="both"/>
        <w:rPr>
          <w:sz w:val="28"/>
          <w:szCs w:val="28"/>
          <w:lang w:val="es-US"/>
        </w:rPr>
      </w:pPr>
    </w:p>
    <w:p w14:paraId="69A3D04F" w14:textId="6F8FF9D8" w:rsidR="00F350E7" w:rsidRDefault="00F350E7" w:rsidP="0081345D">
      <w:pPr>
        <w:jc w:val="both"/>
        <w:rPr>
          <w:sz w:val="28"/>
          <w:szCs w:val="28"/>
          <w:lang w:val="es-US"/>
        </w:rPr>
      </w:pPr>
      <w:r>
        <w:rPr>
          <w:noProof/>
          <w:sz w:val="28"/>
          <w:szCs w:val="28"/>
          <w:lang w:val="es-US"/>
        </w:rPr>
        <mc:AlternateContent>
          <mc:Choice Requires="wps">
            <w:drawing>
              <wp:anchor distT="0" distB="0" distL="114300" distR="114300" simplePos="0" relativeHeight="251769856" behindDoc="0" locked="0" layoutInCell="1" allowOverlap="1" wp14:anchorId="5AE8F4D4" wp14:editId="147C4D81">
                <wp:simplePos x="0" y="0"/>
                <wp:positionH relativeFrom="margin">
                  <wp:posOffset>2598730</wp:posOffset>
                </wp:positionH>
                <wp:positionV relativeFrom="paragraph">
                  <wp:posOffset>202698</wp:posOffset>
                </wp:positionV>
                <wp:extent cx="435935" cy="446568"/>
                <wp:effectExtent l="0" t="0" r="21590" b="10795"/>
                <wp:wrapNone/>
                <wp:docPr id="857503346" name="Elipse 17"/>
                <wp:cNvGraphicFramePr/>
                <a:graphic xmlns:a="http://schemas.openxmlformats.org/drawingml/2006/main">
                  <a:graphicData uri="http://schemas.microsoft.com/office/word/2010/wordprocessingShape">
                    <wps:wsp>
                      <wps:cNvSpPr/>
                      <wps:spPr>
                        <a:xfrm>
                          <a:off x="0" y="0"/>
                          <a:ext cx="435935" cy="44656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7F11D32" w14:textId="2782FE65" w:rsidR="00F350E7" w:rsidRPr="00F350E7" w:rsidRDefault="00F350E7" w:rsidP="00F350E7">
                            <w:pPr>
                              <w:jc w:val="center"/>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E8F4D4" id="_x0000_s1064" style="position:absolute;left:0;text-align:left;margin-left:204.6pt;margin-top:15.95pt;width:34.35pt;height:35.1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" fillcolor="#156082 [3204]" strokecolor="#030e13 [484]" strokeweight="1pt">
                <v:stroke joinstyle="miter"/>
                <v:textbox>
                  <w:txbxContent>
                    <w:p w14:paraId="27F11D32" w14:textId="2782FE65" w:rsidR="00F350E7" w:rsidRPr="00F350E7" w:rsidRDefault="00F350E7" w:rsidP="00F350E7">
                      <w:pPr>
                        <w:jc w:val="center"/>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oval>
            </w:pict>
          </mc:Fallback>
        </mc:AlternateContent>
      </w:r>
    </w:p>
    <w:p w14:paraId="326FDCE3" w14:textId="3946E67F" w:rsidR="00F350E7" w:rsidRDefault="00F350E7" w:rsidP="0081345D">
      <w:pPr>
        <w:jc w:val="both"/>
        <w:rPr>
          <w:sz w:val="28"/>
          <w:szCs w:val="28"/>
          <w:lang w:val="es-US"/>
        </w:rPr>
      </w:pPr>
    </w:p>
    <w:p w14:paraId="433BE50B" w14:textId="27EC141C" w:rsidR="00F350E7" w:rsidRDefault="00F350E7" w:rsidP="0081345D">
      <w:pPr>
        <w:jc w:val="both"/>
        <w:rPr>
          <w:sz w:val="28"/>
          <w:szCs w:val="28"/>
          <w:lang w:val="es-US"/>
        </w:rPr>
      </w:pPr>
    </w:p>
    <w:p w14:paraId="5945D40E" w14:textId="1A361917" w:rsidR="00F350E7" w:rsidRDefault="00F350E7" w:rsidP="0081345D">
      <w:pPr>
        <w:jc w:val="both"/>
        <w:rPr>
          <w:sz w:val="28"/>
          <w:szCs w:val="28"/>
          <w:lang w:val="es-US"/>
        </w:rPr>
      </w:pPr>
    </w:p>
    <w:p w14:paraId="0317A905" w14:textId="3BD53E93" w:rsidR="00F350E7" w:rsidRDefault="00F350E7" w:rsidP="0081345D">
      <w:pPr>
        <w:jc w:val="both"/>
        <w:rPr>
          <w:sz w:val="28"/>
          <w:szCs w:val="28"/>
          <w:lang w:val="es-US"/>
        </w:rPr>
      </w:pPr>
    </w:p>
    <w:p w14:paraId="54AE8A2E" w14:textId="21BD8EAF" w:rsidR="00F350E7" w:rsidRDefault="00F350E7" w:rsidP="0081345D">
      <w:pPr>
        <w:jc w:val="both"/>
        <w:rPr>
          <w:sz w:val="28"/>
          <w:szCs w:val="28"/>
          <w:lang w:val="es-US"/>
        </w:rPr>
      </w:pPr>
    </w:p>
    <w:p w14:paraId="320EC920" w14:textId="2EAC3C20" w:rsidR="00F350E7" w:rsidRDefault="00F350E7" w:rsidP="0081345D">
      <w:pPr>
        <w:jc w:val="both"/>
        <w:rPr>
          <w:sz w:val="28"/>
          <w:szCs w:val="28"/>
          <w:lang w:val="es-US"/>
        </w:rPr>
      </w:pPr>
    </w:p>
    <w:p w14:paraId="39F2F7D9" w14:textId="42F96608" w:rsidR="00F350E7" w:rsidRDefault="00F350E7" w:rsidP="0081345D">
      <w:pPr>
        <w:jc w:val="both"/>
        <w:rPr>
          <w:sz w:val="28"/>
          <w:szCs w:val="28"/>
          <w:lang w:val="es-US"/>
        </w:rPr>
      </w:pPr>
      <w:r>
        <w:rPr>
          <w:noProof/>
          <w:sz w:val="28"/>
          <w:szCs w:val="28"/>
          <w:lang w:val="es-US"/>
        </w:rPr>
        <w:lastRenderedPageBreak/>
        <mc:AlternateContent>
          <mc:Choice Requires="wps">
            <w:drawing>
              <wp:anchor distT="0" distB="0" distL="114300" distR="114300" simplePos="0" relativeHeight="251774976" behindDoc="0" locked="0" layoutInCell="1" allowOverlap="1" wp14:anchorId="3FD44F87" wp14:editId="412768F6">
                <wp:simplePos x="0" y="0"/>
                <wp:positionH relativeFrom="margin">
                  <wp:posOffset>3136568</wp:posOffset>
                </wp:positionH>
                <wp:positionV relativeFrom="paragraph">
                  <wp:posOffset>2689357</wp:posOffset>
                </wp:positionV>
                <wp:extent cx="395785" cy="395785"/>
                <wp:effectExtent l="0" t="0" r="23495" b="23495"/>
                <wp:wrapNone/>
                <wp:docPr id="750820448" name="Elipse 17"/>
                <wp:cNvGraphicFramePr/>
                <a:graphic xmlns:a="http://schemas.openxmlformats.org/drawingml/2006/main">
                  <a:graphicData uri="http://schemas.microsoft.com/office/word/2010/wordprocessingShape">
                    <wps:wsp>
                      <wps:cNvSpPr/>
                      <wps:spPr>
                        <a:xfrm>
                          <a:off x="0" y="0"/>
                          <a:ext cx="395785" cy="39578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89056A" w14:textId="73F4A236" w:rsidR="00F350E7" w:rsidRPr="00F350E7" w:rsidRDefault="00F350E7" w:rsidP="00F350E7">
                            <w:pPr>
                              <w:jc w:val="center"/>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D44F87" id="_x0000_s1065" style="position:absolute;left:0;text-align:left;margin-left:246.95pt;margin-top:211.75pt;width:31.15pt;height:31.1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" fillcolor="#156082 [3204]" strokecolor="#030e13 [484]" strokeweight="1pt">
                <v:stroke joinstyle="miter"/>
                <v:textbox>
                  <w:txbxContent>
                    <w:p w14:paraId="4389056A" w14:textId="73F4A236" w:rsidR="00F350E7" w:rsidRPr="00F350E7" w:rsidRDefault="00F350E7" w:rsidP="00F350E7">
                      <w:pPr>
                        <w:jc w:val="center"/>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oval>
            </w:pict>
          </mc:Fallback>
        </mc:AlternateContent>
      </w:r>
      <w:r w:rsidRPr="00F350E7">
        <w:rPr>
          <w:sz w:val="28"/>
          <w:szCs w:val="28"/>
          <w:lang w:val="es-US"/>
        </w:rPr>
        <w:drawing>
          <wp:anchor distT="0" distB="0" distL="114300" distR="114300" simplePos="0" relativeHeight="251772928" behindDoc="1" locked="0" layoutInCell="1" allowOverlap="1" wp14:anchorId="1E6403C0" wp14:editId="36A613EE">
            <wp:simplePos x="0" y="0"/>
            <wp:positionH relativeFrom="margin">
              <wp:align>center</wp:align>
            </wp:positionH>
            <wp:positionV relativeFrom="paragraph">
              <wp:posOffset>161</wp:posOffset>
            </wp:positionV>
            <wp:extent cx="6282055" cy="2688590"/>
            <wp:effectExtent l="0" t="0" r="4445" b="0"/>
            <wp:wrapTight wrapText="bothSides">
              <wp:wrapPolygon edited="0">
                <wp:start x="0" y="0"/>
                <wp:lineTo x="0" y="21427"/>
                <wp:lineTo x="21550" y="21427"/>
                <wp:lineTo x="21550" y="0"/>
                <wp:lineTo x="0" y="0"/>
              </wp:wrapPolygon>
            </wp:wrapTight>
            <wp:docPr id="80630279" name="Imagen 1" descr="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0279" name="Imagen 1" descr="Aplicación&#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6282055" cy="2688590"/>
                    </a:xfrm>
                    <a:prstGeom prst="rect">
                      <a:avLst/>
                    </a:prstGeom>
                  </pic:spPr>
                </pic:pic>
              </a:graphicData>
            </a:graphic>
            <wp14:sizeRelH relativeFrom="margin">
              <wp14:pctWidth>0</wp14:pctWidth>
            </wp14:sizeRelH>
            <wp14:sizeRelV relativeFrom="margin">
              <wp14:pctHeight>0</wp14:pctHeight>
            </wp14:sizeRelV>
          </wp:anchor>
        </w:drawing>
      </w:r>
      <w:r w:rsidR="00C62D8B">
        <w:rPr>
          <w:sz w:val="28"/>
          <w:szCs w:val="28"/>
          <w:lang w:val="es-US"/>
        </w:rPr>
        <w:t xml:space="preserve"> </w:t>
      </w:r>
    </w:p>
    <w:p w14:paraId="36941A80" w14:textId="4B1D3B72" w:rsidR="00C62D8B" w:rsidRDefault="00C62D8B" w:rsidP="0081345D">
      <w:pPr>
        <w:jc w:val="both"/>
        <w:rPr>
          <w:sz w:val="28"/>
          <w:szCs w:val="28"/>
          <w:lang w:val="es-US"/>
        </w:rPr>
      </w:pPr>
    </w:p>
    <w:p w14:paraId="4FDCDC77" w14:textId="35E8D7D6" w:rsidR="00C62D8B" w:rsidRDefault="00C62D8B" w:rsidP="0081345D">
      <w:pPr>
        <w:jc w:val="both"/>
        <w:rPr>
          <w:sz w:val="28"/>
          <w:szCs w:val="28"/>
          <w:lang w:val="es-US"/>
        </w:rPr>
      </w:pPr>
    </w:p>
    <w:p w14:paraId="6A2651A8" w14:textId="179299F8" w:rsidR="00C62D8B" w:rsidRDefault="00C62D8B" w:rsidP="0081345D">
      <w:pPr>
        <w:jc w:val="both"/>
        <w:rPr>
          <w:sz w:val="28"/>
          <w:szCs w:val="28"/>
          <w:lang w:val="es-US"/>
        </w:rPr>
      </w:pPr>
      <w:r>
        <w:rPr>
          <w:noProof/>
          <w:sz w:val="28"/>
          <w:szCs w:val="28"/>
          <w:lang w:val="es-US"/>
        </w:rPr>
        <mc:AlternateContent>
          <mc:Choice Requires="wps">
            <w:drawing>
              <wp:anchor distT="0" distB="0" distL="114300" distR="114300" simplePos="0" relativeHeight="251778048" behindDoc="0" locked="0" layoutInCell="1" allowOverlap="1" wp14:anchorId="770D3AF1" wp14:editId="4592C3D3">
                <wp:simplePos x="0" y="0"/>
                <wp:positionH relativeFrom="margin">
                  <wp:posOffset>1786890</wp:posOffset>
                </wp:positionH>
                <wp:positionV relativeFrom="paragraph">
                  <wp:posOffset>3634105</wp:posOffset>
                </wp:positionV>
                <wp:extent cx="395785" cy="395785"/>
                <wp:effectExtent l="0" t="0" r="23495" b="23495"/>
                <wp:wrapNone/>
                <wp:docPr id="498447851" name="Elipse 17"/>
                <wp:cNvGraphicFramePr/>
                <a:graphic xmlns:a="http://schemas.openxmlformats.org/drawingml/2006/main">
                  <a:graphicData uri="http://schemas.microsoft.com/office/word/2010/wordprocessingShape">
                    <wps:wsp>
                      <wps:cNvSpPr/>
                      <wps:spPr>
                        <a:xfrm>
                          <a:off x="0" y="0"/>
                          <a:ext cx="395785" cy="39578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FEF5D01" w14:textId="5189F65E" w:rsidR="00C62D8B" w:rsidRPr="00F350E7" w:rsidRDefault="00C62D8B" w:rsidP="00C62D8B">
                            <w:pPr>
                              <w:jc w:val="center"/>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0D3AF1" id="_x0000_s1066" style="position:absolute;left:0;text-align:left;margin-left:140.7pt;margin-top:286.15pt;width:31.15pt;height:31.1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" fillcolor="#156082 [3204]" strokecolor="#030e13 [484]" strokeweight="1pt">
                <v:stroke joinstyle="miter"/>
                <v:textbox>
                  <w:txbxContent>
                    <w:p w14:paraId="3FEF5D01" w14:textId="5189F65E" w:rsidR="00C62D8B" w:rsidRPr="00F350E7" w:rsidRDefault="00C62D8B" w:rsidP="00C62D8B">
                      <w:pPr>
                        <w:jc w:val="center"/>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oval>
            </w:pict>
          </mc:Fallback>
        </mc:AlternateContent>
      </w:r>
      <w:r w:rsidRPr="00C62D8B">
        <w:rPr>
          <w:sz w:val="28"/>
          <w:szCs w:val="28"/>
          <w:lang w:val="es-US"/>
        </w:rPr>
        <w:drawing>
          <wp:anchor distT="0" distB="0" distL="114300" distR="114300" simplePos="0" relativeHeight="251776000" behindDoc="1" locked="0" layoutInCell="1" allowOverlap="1" wp14:anchorId="422A43F6" wp14:editId="54C48284">
            <wp:simplePos x="0" y="0"/>
            <wp:positionH relativeFrom="margin">
              <wp:posOffset>1171575</wp:posOffset>
            </wp:positionH>
            <wp:positionV relativeFrom="paragraph">
              <wp:posOffset>123825</wp:posOffset>
            </wp:positionV>
            <wp:extent cx="3562350" cy="3670935"/>
            <wp:effectExtent l="0" t="0" r="0" b="5715"/>
            <wp:wrapTight wrapText="bothSides">
              <wp:wrapPolygon edited="0">
                <wp:start x="0" y="0"/>
                <wp:lineTo x="0" y="21522"/>
                <wp:lineTo x="21484" y="21522"/>
                <wp:lineTo x="21484" y="0"/>
                <wp:lineTo x="0" y="0"/>
              </wp:wrapPolygon>
            </wp:wrapTight>
            <wp:docPr id="513471135"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71135" name="Imagen 1" descr="Diagrama, Esquemátic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3562350" cy="3670935"/>
                    </a:xfrm>
                    <a:prstGeom prst="rect">
                      <a:avLst/>
                    </a:prstGeom>
                  </pic:spPr>
                </pic:pic>
              </a:graphicData>
            </a:graphic>
            <wp14:sizeRelH relativeFrom="margin">
              <wp14:pctWidth>0</wp14:pctWidth>
            </wp14:sizeRelH>
            <wp14:sizeRelV relativeFrom="margin">
              <wp14:pctHeight>0</wp14:pctHeight>
            </wp14:sizeRelV>
          </wp:anchor>
        </w:drawing>
      </w:r>
      <w:r>
        <w:rPr>
          <w:sz w:val="28"/>
          <w:szCs w:val="28"/>
          <w:lang w:val="es-US"/>
        </w:rPr>
        <w:t xml:space="preserve"> </w:t>
      </w:r>
    </w:p>
    <w:p w14:paraId="3F9F4732" w14:textId="77777777" w:rsidR="00C62D8B" w:rsidRDefault="00C62D8B" w:rsidP="0081345D">
      <w:pPr>
        <w:jc w:val="both"/>
        <w:rPr>
          <w:sz w:val="28"/>
          <w:szCs w:val="28"/>
          <w:lang w:val="es-US"/>
        </w:rPr>
      </w:pPr>
    </w:p>
    <w:p w14:paraId="7A11D982" w14:textId="77777777" w:rsidR="00C62D8B" w:rsidRDefault="00C62D8B" w:rsidP="0081345D">
      <w:pPr>
        <w:jc w:val="both"/>
        <w:rPr>
          <w:sz w:val="28"/>
          <w:szCs w:val="28"/>
          <w:lang w:val="es-US"/>
        </w:rPr>
      </w:pPr>
    </w:p>
    <w:p w14:paraId="329B5232" w14:textId="77777777" w:rsidR="00C62D8B" w:rsidRDefault="00C62D8B" w:rsidP="0081345D">
      <w:pPr>
        <w:jc w:val="both"/>
        <w:rPr>
          <w:sz w:val="28"/>
          <w:szCs w:val="28"/>
          <w:lang w:val="es-US"/>
        </w:rPr>
      </w:pPr>
    </w:p>
    <w:p w14:paraId="0C62ED83" w14:textId="77777777" w:rsidR="00C62D8B" w:rsidRDefault="00C62D8B" w:rsidP="0081345D">
      <w:pPr>
        <w:jc w:val="both"/>
        <w:rPr>
          <w:sz w:val="28"/>
          <w:szCs w:val="28"/>
          <w:lang w:val="es-US"/>
        </w:rPr>
      </w:pPr>
    </w:p>
    <w:p w14:paraId="5961A4B7" w14:textId="77777777" w:rsidR="00C62D8B" w:rsidRDefault="00C62D8B" w:rsidP="0081345D">
      <w:pPr>
        <w:jc w:val="both"/>
        <w:rPr>
          <w:sz w:val="28"/>
          <w:szCs w:val="28"/>
          <w:lang w:val="es-US"/>
        </w:rPr>
      </w:pPr>
    </w:p>
    <w:p w14:paraId="154651A9" w14:textId="77777777" w:rsidR="00C62D8B" w:rsidRDefault="00C62D8B" w:rsidP="0081345D">
      <w:pPr>
        <w:jc w:val="both"/>
        <w:rPr>
          <w:sz w:val="28"/>
          <w:szCs w:val="28"/>
          <w:lang w:val="es-US"/>
        </w:rPr>
      </w:pPr>
    </w:p>
    <w:p w14:paraId="2946EACC" w14:textId="77777777" w:rsidR="00C62D8B" w:rsidRDefault="00C62D8B" w:rsidP="0081345D">
      <w:pPr>
        <w:jc w:val="both"/>
        <w:rPr>
          <w:sz w:val="28"/>
          <w:szCs w:val="28"/>
          <w:lang w:val="es-US"/>
        </w:rPr>
      </w:pPr>
    </w:p>
    <w:p w14:paraId="44B07BCE" w14:textId="77777777" w:rsidR="00C62D8B" w:rsidRDefault="00C62D8B" w:rsidP="0081345D">
      <w:pPr>
        <w:jc w:val="both"/>
        <w:rPr>
          <w:sz w:val="28"/>
          <w:szCs w:val="28"/>
          <w:lang w:val="es-US"/>
        </w:rPr>
      </w:pPr>
    </w:p>
    <w:p w14:paraId="73E39E99" w14:textId="77777777" w:rsidR="00C62D8B" w:rsidRDefault="00C62D8B" w:rsidP="0081345D">
      <w:pPr>
        <w:jc w:val="both"/>
        <w:rPr>
          <w:sz w:val="28"/>
          <w:szCs w:val="28"/>
          <w:lang w:val="es-US"/>
        </w:rPr>
      </w:pPr>
    </w:p>
    <w:p w14:paraId="34E05914" w14:textId="77777777" w:rsidR="00C62D8B" w:rsidRDefault="00C62D8B" w:rsidP="0081345D">
      <w:pPr>
        <w:jc w:val="both"/>
        <w:rPr>
          <w:sz w:val="28"/>
          <w:szCs w:val="28"/>
          <w:lang w:val="es-US"/>
        </w:rPr>
      </w:pPr>
    </w:p>
    <w:p w14:paraId="56AA1611" w14:textId="293671A6" w:rsidR="00C62D8B" w:rsidRDefault="00C62D8B" w:rsidP="0081345D">
      <w:pPr>
        <w:jc w:val="both"/>
        <w:rPr>
          <w:sz w:val="28"/>
          <w:szCs w:val="28"/>
          <w:lang w:val="es-US"/>
        </w:rPr>
      </w:pPr>
    </w:p>
    <w:p w14:paraId="415BF613" w14:textId="52F981D3" w:rsidR="00C62D8B" w:rsidRDefault="00C62D8B" w:rsidP="0081345D">
      <w:pPr>
        <w:jc w:val="both"/>
        <w:rPr>
          <w:sz w:val="28"/>
          <w:szCs w:val="28"/>
          <w:lang w:val="es-US"/>
        </w:rPr>
      </w:pPr>
    </w:p>
    <w:p w14:paraId="010D3DE0" w14:textId="586E6D37" w:rsidR="00C62D8B" w:rsidRDefault="00C62D8B" w:rsidP="0081345D">
      <w:pPr>
        <w:jc w:val="both"/>
        <w:rPr>
          <w:sz w:val="28"/>
          <w:szCs w:val="28"/>
          <w:lang w:val="es-US"/>
        </w:rPr>
      </w:pPr>
      <w:r>
        <w:rPr>
          <w:noProof/>
          <w:sz w:val="28"/>
          <w:szCs w:val="28"/>
          <w:lang w:val="es-US"/>
        </w:rPr>
        <w:lastRenderedPageBreak/>
        <mc:AlternateContent>
          <mc:Choice Requires="wps">
            <w:drawing>
              <wp:anchor distT="0" distB="0" distL="114300" distR="114300" simplePos="0" relativeHeight="251780096" behindDoc="0" locked="0" layoutInCell="1" allowOverlap="1" wp14:anchorId="3E7B31F3" wp14:editId="0DB28554">
                <wp:simplePos x="0" y="0"/>
                <wp:positionH relativeFrom="margin">
                  <wp:posOffset>1640368</wp:posOffset>
                </wp:positionH>
                <wp:positionV relativeFrom="paragraph">
                  <wp:posOffset>4162824</wp:posOffset>
                </wp:positionV>
                <wp:extent cx="395785" cy="395785"/>
                <wp:effectExtent l="0" t="0" r="23495" b="23495"/>
                <wp:wrapNone/>
                <wp:docPr id="1369916306" name="Elipse 17"/>
                <wp:cNvGraphicFramePr/>
                <a:graphic xmlns:a="http://schemas.openxmlformats.org/drawingml/2006/main">
                  <a:graphicData uri="http://schemas.microsoft.com/office/word/2010/wordprocessingShape">
                    <wps:wsp>
                      <wps:cNvSpPr/>
                      <wps:spPr>
                        <a:xfrm>
                          <a:off x="0" y="0"/>
                          <a:ext cx="395785" cy="39578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BC357B9" w14:textId="6D2E9E42" w:rsidR="00C62D8B" w:rsidRPr="00F350E7" w:rsidRDefault="00C62D8B" w:rsidP="00C62D8B">
                            <w:pPr>
                              <w:jc w:val="center"/>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7B31F3" id="_x0000_s1067" style="position:absolute;left:0;text-align:left;margin-left:129.15pt;margin-top:327.8pt;width:31.15pt;height:31.1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" fillcolor="#156082 [3204]" strokecolor="#030e13 [484]" strokeweight="1pt">
                <v:stroke joinstyle="miter"/>
                <v:textbox>
                  <w:txbxContent>
                    <w:p w14:paraId="7BC357B9" w14:textId="6D2E9E42" w:rsidR="00C62D8B" w:rsidRPr="00F350E7" w:rsidRDefault="00C62D8B" w:rsidP="00C62D8B">
                      <w:pPr>
                        <w:jc w:val="center"/>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oval>
            </w:pict>
          </mc:Fallback>
        </mc:AlternateContent>
      </w:r>
      <w:r w:rsidRPr="00C62D8B">
        <w:rPr>
          <w:sz w:val="28"/>
          <w:szCs w:val="28"/>
          <w:lang w:val="es-US"/>
        </w:rPr>
        <w:drawing>
          <wp:inline distT="0" distB="0" distL="0" distR="0" wp14:anchorId="0A077D52" wp14:editId="6E63B28E">
            <wp:extent cx="5612130" cy="4207510"/>
            <wp:effectExtent l="0" t="0" r="7620" b="2540"/>
            <wp:docPr id="110577368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73686" name="Imagen 1" descr="Diagrama&#10;&#10;Descripción generada automáticamente"/>
                    <pic:cNvPicPr/>
                  </pic:nvPicPr>
                  <pic:blipFill>
                    <a:blip r:embed="rId50"/>
                    <a:stretch>
                      <a:fillRect/>
                    </a:stretch>
                  </pic:blipFill>
                  <pic:spPr>
                    <a:xfrm>
                      <a:off x="0" y="0"/>
                      <a:ext cx="5612130" cy="4207510"/>
                    </a:xfrm>
                    <a:prstGeom prst="rect">
                      <a:avLst/>
                    </a:prstGeom>
                  </pic:spPr>
                </pic:pic>
              </a:graphicData>
            </a:graphic>
          </wp:inline>
        </w:drawing>
      </w:r>
    </w:p>
    <w:p w14:paraId="5B7924D6" w14:textId="1ADED912" w:rsidR="00C62D8B" w:rsidRDefault="00C62D8B" w:rsidP="0081345D">
      <w:pPr>
        <w:jc w:val="both"/>
        <w:rPr>
          <w:sz w:val="28"/>
          <w:szCs w:val="28"/>
          <w:lang w:val="es-US"/>
        </w:rPr>
      </w:pPr>
      <w:r>
        <w:rPr>
          <w:noProof/>
          <w:sz w:val="28"/>
          <w:szCs w:val="28"/>
          <w:lang w:val="es-US"/>
        </w:rPr>
        <mc:AlternateContent>
          <mc:Choice Requires="wps">
            <w:drawing>
              <wp:anchor distT="0" distB="0" distL="114300" distR="114300" simplePos="0" relativeHeight="251783168" behindDoc="0" locked="0" layoutInCell="1" allowOverlap="1" wp14:anchorId="08E53026" wp14:editId="405E29F6">
                <wp:simplePos x="0" y="0"/>
                <wp:positionH relativeFrom="margin">
                  <wp:posOffset>18195</wp:posOffset>
                </wp:positionH>
                <wp:positionV relativeFrom="paragraph">
                  <wp:posOffset>3415582</wp:posOffset>
                </wp:positionV>
                <wp:extent cx="395785" cy="395785"/>
                <wp:effectExtent l="0" t="0" r="23495" b="23495"/>
                <wp:wrapNone/>
                <wp:docPr id="1470840439" name="Elipse 17"/>
                <wp:cNvGraphicFramePr/>
                <a:graphic xmlns:a="http://schemas.openxmlformats.org/drawingml/2006/main">
                  <a:graphicData uri="http://schemas.microsoft.com/office/word/2010/wordprocessingShape">
                    <wps:wsp>
                      <wps:cNvSpPr/>
                      <wps:spPr>
                        <a:xfrm>
                          <a:off x="0" y="0"/>
                          <a:ext cx="395785" cy="39578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A4F713B" w14:textId="1746B34B" w:rsidR="00C62D8B" w:rsidRPr="00F350E7" w:rsidRDefault="00C62D8B" w:rsidP="00C62D8B">
                            <w:pPr>
                              <w:jc w:val="center"/>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E53026" id="_x0000_s1068" style="position:absolute;left:0;text-align:left;margin-left:1.45pt;margin-top:268.95pt;width:31.15pt;height:31.1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" fillcolor="#156082 [3204]" strokecolor="#030e13 [484]" strokeweight="1pt">
                <v:stroke joinstyle="miter"/>
                <v:textbox>
                  <w:txbxContent>
                    <w:p w14:paraId="2A4F713B" w14:textId="1746B34B" w:rsidR="00C62D8B" w:rsidRPr="00F350E7" w:rsidRDefault="00C62D8B" w:rsidP="00C62D8B">
                      <w:pPr>
                        <w:jc w:val="center"/>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w10:wrap anchorx="margin"/>
              </v:oval>
            </w:pict>
          </mc:Fallback>
        </mc:AlternateContent>
      </w:r>
      <w:r w:rsidRPr="00C62D8B">
        <w:rPr>
          <w:sz w:val="28"/>
          <w:szCs w:val="28"/>
          <w:lang w:val="es-US"/>
        </w:rPr>
        <w:drawing>
          <wp:anchor distT="0" distB="0" distL="114300" distR="114300" simplePos="0" relativeHeight="251781120" behindDoc="1" locked="0" layoutInCell="1" allowOverlap="1" wp14:anchorId="79FC7C3C" wp14:editId="2F795CF6">
            <wp:simplePos x="0" y="0"/>
            <wp:positionH relativeFrom="margin">
              <wp:align>center</wp:align>
            </wp:positionH>
            <wp:positionV relativeFrom="paragraph">
              <wp:posOffset>412888</wp:posOffset>
            </wp:positionV>
            <wp:extent cx="4953635" cy="3327400"/>
            <wp:effectExtent l="0" t="0" r="0" b="6350"/>
            <wp:wrapTight wrapText="bothSides">
              <wp:wrapPolygon edited="0">
                <wp:start x="0" y="0"/>
                <wp:lineTo x="0" y="21518"/>
                <wp:lineTo x="21514" y="21518"/>
                <wp:lineTo x="21514" y="0"/>
                <wp:lineTo x="0" y="0"/>
              </wp:wrapPolygon>
            </wp:wrapTight>
            <wp:docPr id="109466824"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6824" name="Imagen 1" descr="Tabla&#10;&#10;Descripción generada automáticamente con confianza media"/>
                    <pic:cNvPicPr/>
                  </pic:nvPicPr>
                  <pic:blipFill rotWithShape="1">
                    <a:blip r:embed="rId51">
                      <a:extLst>
                        <a:ext uri="{28A0092B-C50C-407E-A947-70E740481C1C}">
                          <a14:useLocalDpi xmlns:a14="http://schemas.microsoft.com/office/drawing/2010/main" val="0"/>
                        </a:ext>
                      </a:extLst>
                    </a:blip>
                    <a:srcRect b="-600"/>
                    <a:stretch/>
                  </pic:blipFill>
                  <pic:spPr bwMode="auto">
                    <a:xfrm>
                      <a:off x="0" y="0"/>
                      <a:ext cx="4953635" cy="3327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lang w:val="es-US"/>
        </w:rPr>
        <w:t xml:space="preserve"> </w:t>
      </w:r>
    </w:p>
    <w:p w14:paraId="5A06CD2D" w14:textId="72320E01" w:rsidR="00C62D8B" w:rsidRDefault="00C62D8B" w:rsidP="0081345D">
      <w:pPr>
        <w:jc w:val="both"/>
        <w:rPr>
          <w:sz w:val="28"/>
          <w:szCs w:val="28"/>
          <w:lang w:val="es-US"/>
        </w:rPr>
      </w:pPr>
    </w:p>
    <w:p w14:paraId="0138B2B3" w14:textId="78DC69F6" w:rsidR="00C62D8B" w:rsidRDefault="00C62D8B" w:rsidP="0081345D">
      <w:pPr>
        <w:jc w:val="both"/>
        <w:rPr>
          <w:sz w:val="28"/>
          <w:szCs w:val="28"/>
          <w:lang w:val="es-US"/>
        </w:rPr>
      </w:pPr>
    </w:p>
    <w:p w14:paraId="7616CD7B" w14:textId="7EFA1A15" w:rsidR="00C62D8B" w:rsidRDefault="00C62D8B" w:rsidP="0081345D">
      <w:pPr>
        <w:jc w:val="both"/>
        <w:rPr>
          <w:sz w:val="28"/>
          <w:szCs w:val="28"/>
          <w:lang w:val="es-US"/>
        </w:rPr>
      </w:pPr>
    </w:p>
    <w:p w14:paraId="1EDA9079" w14:textId="6DE9F6A2" w:rsidR="00C62D8B" w:rsidRDefault="00C62D8B" w:rsidP="0081345D">
      <w:pPr>
        <w:jc w:val="both"/>
        <w:rPr>
          <w:sz w:val="28"/>
          <w:szCs w:val="28"/>
          <w:lang w:val="es-US"/>
        </w:rPr>
      </w:pPr>
    </w:p>
    <w:p w14:paraId="13B68D00" w14:textId="6C603292" w:rsidR="00C62D8B" w:rsidRDefault="00C62D8B" w:rsidP="0081345D">
      <w:pPr>
        <w:jc w:val="both"/>
        <w:rPr>
          <w:sz w:val="28"/>
          <w:szCs w:val="28"/>
          <w:lang w:val="es-US"/>
        </w:rPr>
      </w:pPr>
    </w:p>
    <w:p w14:paraId="47765691" w14:textId="18C333A7" w:rsidR="00C62D8B" w:rsidRDefault="00C62D8B" w:rsidP="0081345D">
      <w:pPr>
        <w:jc w:val="both"/>
        <w:rPr>
          <w:sz w:val="28"/>
          <w:szCs w:val="28"/>
          <w:lang w:val="es-US"/>
        </w:rPr>
      </w:pPr>
    </w:p>
    <w:p w14:paraId="3B664B41" w14:textId="5FA05BDB" w:rsidR="00C62D8B" w:rsidRDefault="00C62D8B" w:rsidP="0081345D">
      <w:pPr>
        <w:jc w:val="both"/>
        <w:rPr>
          <w:sz w:val="28"/>
          <w:szCs w:val="28"/>
          <w:lang w:val="es-US"/>
        </w:rPr>
      </w:pPr>
    </w:p>
    <w:p w14:paraId="6C4CFC36" w14:textId="34423076" w:rsidR="00C62D8B" w:rsidRDefault="00C62D8B" w:rsidP="0081345D">
      <w:pPr>
        <w:jc w:val="both"/>
        <w:rPr>
          <w:sz w:val="28"/>
          <w:szCs w:val="28"/>
          <w:lang w:val="es-US"/>
        </w:rPr>
      </w:pPr>
    </w:p>
    <w:p w14:paraId="76055DBA" w14:textId="45CBC9BA" w:rsidR="00C62D8B" w:rsidRDefault="00C62D8B" w:rsidP="0081345D">
      <w:pPr>
        <w:jc w:val="both"/>
        <w:rPr>
          <w:sz w:val="28"/>
          <w:szCs w:val="28"/>
          <w:lang w:val="es-US"/>
        </w:rPr>
      </w:pPr>
    </w:p>
    <w:p w14:paraId="08FA53ED" w14:textId="01B9EF1E" w:rsidR="00C62D8B" w:rsidRDefault="00C62D8B" w:rsidP="0081345D">
      <w:pPr>
        <w:jc w:val="both"/>
        <w:rPr>
          <w:sz w:val="28"/>
          <w:szCs w:val="28"/>
          <w:lang w:val="es-US"/>
        </w:rPr>
      </w:pPr>
    </w:p>
    <w:p w14:paraId="6AEB32DC" w14:textId="5CD0AED1" w:rsidR="00C62D8B" w:rsidRDefault="00C62D8B" w:rsidP="0081345D">
      <w:pPr>
        <w:jc w:val="both"/>
        <w:rPr>
          <w:sz w:val="28"/>
          <w:szCs w:val="28"/>
          <w:lang w:val="es-US"/>
        </w:rPr>
      </w:pPr>
    </w:p>
    <w:p w14:paraId="2ED8FD73" w14:textId="23B3AB4B" w:rsidR="00C62D8B" w:rsidRDefault="00C62D8B" w:rsidP="0081345D">
      <w:pPr>
        <w:jc w:val="both"/>
        <w:rPr>
          <w:sz w:val="28"/>
          <w:szCs w:val="28"/>
          <w:lang w:val="es-US"/>
        </w:rPr>
      </w:pPr>
      <w:r>
        <w:rPr>
          <w:noProof/>
          <w:sz w:val="28"/>
          <w:szCs w:val="28"/>
          <w:lang w:val="es-US"/>
        </w:rPr>
        <w:lastRenderedPageBreak/>
        <mc:AlternateContent>
          <mc:Choice Requires="wps">
            <w:drawing>
              <wp:anchor distT="0" distB="0" distL="114300" distR="114300" simplePos="0" relativeHeight="251794432" behindDoc="0" locked="0" layoutInCell="1" allowOverlap="1" wp14:anchorId="0C1158A0" wp14:editId="16F8C6DB">
                <wp:simplePos x="0" y="0"/>
                <wp:positionH relativeFrom="margin">
                  <wp:posOffset>-251460</wp:posOffset>
                </wp:positionH>
                <wp:positionV relativeFrom="paragraph">
                  <wp:posOffset>364158</wp:posOffset>
                </wp:positionV>
                <wp:extent cx="395785" cy="395785"/>
                <wp:effectExtent l="0" t="0" r="23495" b="23495"/>
                <wp:wrapNone/>
                <wp:docPr id="348751434" name="Elipse 17"/>
                <wp:cNvGraphicFramePr/>
                <a:graphic xmlns:a="http://schemas.openxmlformats.org/drawingml/2006/main">
                  <a:graphicData uri="http://schemas.microsoft.com/office/word/2010/wordprocessingShape">
                    <wps:wsp>
                      <wps:cNvSpPr/>
                      <wps:spPr>
                        <a:xfrm>
                          <a:off x="0" y="0"/>
                          <a:ext cx="395785" cy="39578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D8636F3" w14:textId="0DEF804F" w:rsidR="00C62D8B" w:rsidRPr="00F350E7" w:rsidRDefault="00C62D8B" w:rsidP="00C62D8B">
                            <w:pPr>
                              <w:jc w:val="center"/>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1158A0" id="_x0000_s1069" style="position:absolute;left:0;text-align:left;margin-left:-19.8pt;margin-top:28.65pt;width:31.15pt;height:31.1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" fillcolor="#156082 [3204]" strokecolor="#030e13 [484]" strokeweight="1pt">
                <v:stroke joinstyle="miter"/>
                <v:textbox>
                  <w:txbxContent>
                    <w:p w14:paraId="0D8636F3" w14:textId="0DEF804F" w:rsidR="00C62D8B" w:rsidRPr="00F350E7" w:rsidRDefault="00C62D8B" w:rsidP="00C62D8B">
                      <w:pPr>
                        <w:jc w:val="center"/>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oval>
            </w:pict>
          </mc:Fallback>
        </mc:AlternateContent>
      </w:r>
      <w:r>
        <w:rPr>
          <w:noProof/>
          <w:sz w:val="28"/>
          <w:szCs w:val="28"/>
          <w:lang w:val="es-US"/>
        </w:rPr>
        <mc:AlternateContent>
          <mc:Choice Requires="wps">
            <w:drawing>
              <wp:anchor distT="0" distB="0" distL="114300" distR="114300" simplePos="0" relativeHeight="251792384" behindDoc="0" locked="0" layoutInCell="1" allowOverlap="1" wp14:anchorId="18F85CA1" wp14:editId="73344550">
                <wp:simplePos x="0" y="0"/>
                <wp:positionH relativeFrom="margin">
                  <wp:posOffset>-245120</wp:posOffset>
                </wp:positionH>
                <wp:positionV relativeFrom="paragraph">
                  <wp:posOffset>-90795</wp:posOffset>
                </wp:positionV>
                <wp:extent cx="395785" cy="395785"/>
                <wp:effectExtent l="0" t="0" r="23495" b="23495"/>
                <wp:wrapNone/>
                <wp:docPr id="861827260" name="Elipse 17"/>
                <wp:cNvGraphicFramePr/>
                <a:graphic xmlns:a="http://schemas.openxmlformats.org/drawingml/2006/main">
                  <a:graphicData uri="http://schemas.microsoft.com/office/word/2010/wordprocessingShape">
                    <wps:wsp>
                      <wps:cNvSpPr/>
                      <wps:spPr>
                        <a:xfrm>
                          <a:off x="0" y="0"/>
                          <a:ext cx="395785" cy="39578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12B4FA7" w14:textId="42945099" w:rsidR="00C62D8B" w:rsidRPr="00F350E7" w:rsidRDefault="00C62D8B" w:rsidP="00C62D8B">
                            <w:pPr>
                              <w:jc w:val="center"/>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F85CA1" id="_x0000_s1070" style="position:absolute;left:0;text-align:left;margin-left:-19.3pt;margin-top:-7.15pt;width:31.15pt;height:31.1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" fillcolor="#156082 [3204]" strokecolor="#030e13 [484]" strokeweight="1pt">
                <v:stroke joinstyle="miter"/>
                <v:textbox>
                  <w:txbxContent>
                    <w:p w14:paraId="312B4FA7" w14:textId="42945099" w:rsidR="00C62D8B" w:rsidRPr="00F350E7" w:rsidRDefault="00C62D8B" w:rsidP="00C62D8B">
                      <w:pPr>
                        <w:jc w:val="center"/>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oval>
            </w:pict>
          </mc:Fallback>
        </mc:AlternateContent>
      </w:r>
      <w:r>
        <w:rPr>
          <w:noProof/>
          <w:sz w:val="28"/>
          <w:szCs w:val="28"/>
          <w:lang w:val="es-US"/>
        </w:rPr>
        <mc:AlternateContent>
          <mc:Choice Requires="wps">
            <w:drawing>
              <wp:anchor distT="0" distB="0" distL="114300" distR="114300" simplePos="0" relativeHeight="251790336" behindDoc="0" locked="0" layoutInCell="1" allowOverlap="1" wp14:anchorId="48E2B0BB" wp14:editId="14FFB9F8">
                <wp:simplePos x="0" y="0"/>
                <wp:positionH relativeFrom="margin">
                  <wp:posOffset>1888765</wp:posOffset>
                </wp:positionH>
                <wp:positionV relativeFrom="paragraph">
                  <wp:posOffset>-174588</wp:posOffset>
                </wp:positionV>
                <wp:extent cx="395785" cy="395785"/>
                <wp:effectExtent l="0" t="0" r="23495" b="23495"/>
                <wp:wrapNone/>
                <wp:docPr id="1323895824" name="Elipse 17"/>
                <wp:cNvGraphicFramePr/>
                <a:graphic xmlns:a="http://schemas.openxmlformats.org/drawingml/2006/main">
                  <a:graphicData uri="http://schemas.microsoft.com/office/word/2010/wordprocessingShape">
                    <wps:wsp>
                      <wps:cNvSpPr/>
                      <wps:spPr>
                        <a:xfrm>
                          <a:off x="0" y="0"/>
                          <a:ext cx="395785" cy="39578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08C0018" w14:textId="77777777" w:rsidR="00C62D8B" w:rsidRPr="00F350E7" w:rsidRDefault="00C62D8B" w:rsidP="00C62D8B">
                            <w:pPr>
                              <w:jc w:val="center"/>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E2B0BB" id="_x0000_s1071" style="position:absolute;left:0;text-align:left;margin-left:148.7pt;margin-top:-13.75pt;width:31.15pt;height:31.1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" fillcolor="#156082 [3204]" strokecolor="#030e13 [484]" strokeweight="1pt">
                <v:stroke joinstyle="miter"/>
                <v:textbox>
                  <w:txbxContent>
                    <w:p w14:paraId="708C0018" w14:textId="77777777" w:rsidR="00C62D8B" w:rsidRPr="00F350E7" w:rsidRDefault="00C62D8B" w:rsidP="00C62D8B">
                      <w:pPr>
                        <w:jc w:val="center"/>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oval>
            </w:pict>
          </mc:Fallback>
        </mc:AlternateContent>
      </w:r>
      <w:r>
        <w:rPr>
          <w:noProof/>
          <w:sz w:val="28"/>
          <w:szCs w:val="28"/>
          <w:lang w:val="es-US"/>
        </w:rPr>
        <mc:AlternateContent>
          <mc:Choice Requires="wps">
            <w:drawing>
              <wp:anchor distT="0" distB="0" distL="114300" distR="114300" simplePos="0" relativeHeight="251788288" behindDoc="0" locked="0" layoutInCell="1" allowOverlap="1" wp14:anchorId="3C345070" wp14:editId="722B6316">
                <wp:simplePos x="0" y="0"/>
                <wp:positionH relativeFrom="margin">
                  <wp:posOffset>3916594</wp:posOffset>
                </wp:positionH>
                <wp:positionV relativeFrom="paragraph">
                  <wp:posOffset>-181042</wp:posOffset>
                </wp:positionV>
                <wp:extent cx="395785" cy="395785"/>
                <wp:effectExtent l="0" t="0" r="23495" b="23495"/>
                <wp:wrapNone/>
                <wp:docPr id="1492647459" name="Elipse 17"/>
                <wp:cNvGraphicFramePr/>
                <a:graphic xmlns:a="http://schemas.openxmlformats.org/drawingml/2006/main">
                  <a:graphicData uri="http://schemas.microsoft.com/office/word/2010/wordprocessingShape">
                    <wps:wsp>
                      <wps:cNvSpPr/>
                      <wps:spPr>
                        <a:xfrm>
                          <a:off x="0" y="0"/>
                          <a:ext cx="395785" cy="39578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FAE7DD7" w14:textId="77777777" w:rsidR="00C62D8B" w:rsidRPr="00F350E7" w:rsidRDefault="00C62D8B" w:rsidP="00C62D8B">
                            <w:pPr>
                              <w:jc w:val="center"/>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345070" id="_x0000_s1072" style="position:absolute;left:0;text-align:left;margin-left:308.4pt;margin-top:-14.25pt;width:31.15pt;height:31.1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" fillcolor="#156082 [3204]" strokecolor="#030e13 [484]" strokeweight="1pt">
                <v:stroke joinstyle="miter"/>
                <v:textbox>
                  <w:txbxContent>
                    <w:p w14:paraId="4FAE7DD7" w14:textId="77777777" w:rsidR="00C62D8B" w:rsidRPr="00F350E7" w:rsidRDefault="00C62D8B" w:rsidP="00C62D8B">
                      <w:pPr>
                        <w:jc w:val="center"/>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oval>
            </w:pict>
          </mc:Fallback>
        </mc:AlternateContent>
      </w:r>
      <w:r>
        <w:rPr>
          <w:noProof/>
          <w:sz w:val="28"/>
          <w:szCs w:val="28"/>
          <w:lang w:val="es-US"/>
        </w:rPr>
        <mc:AlternateContent>
          <mc:Choice Requires="wps">
            <w:drawing>
              <wp:anchor distT="0" distB="0" distL="114300" distR="114300" simplePos="0" relativeHeight="251786240" behindDoc="0" locked="0" layoutInCell="1" allowOverlap="1" wp14:anchorId="519857B3" wp14:editId="013DCF03">
                <wp:simplePos x="0" y="0"/>
                <wp:positionH relativeFrom="margin">
                  <wp:posOffset>5691173</wp:posOffset>
                </wp:positionH>
                <wp:positionV relativeFrom="paragraph">
                  <wp:posOffset>105827</wp:posOffset>
                </wp:positionV>
                <wp:extent cx="395785" cy="395785"/>
                <wp:effectExtent l="0" t="0" r="23495" b="23495"/>
                <wp:wrapNone/>
                <wp:docPr id="1950361792" name="Elipse 17"/>
                <wp:cNvGraphicFramePr/>
                <a:graphic xmlns:a="http://schemas.openxmlformats.org/drawingml/2006/main">
                  <a:graphicData uri="http://schemas.microsoft.com/office/word/2010/wordprocessingShape">
                    <wps:wsp>
                      <wps:cNvSpPr/>
                      <wps:spPr>
                        <a:xfrm>
                          <a:off x="0" y="0"/>
                          <a:ext cx="395785" cy="39578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053E134" w14:textId="77777777" w:rsidR="00C62D8B" w:rsidRPr="00F350E7" w:rsidRDefault="00C62D8B" w:rsidP="00C62D8B">
                            <w:pPr>
                              <w:jc w:val="center"/>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9857B3" id="_x0000_s1073" style="position:absolute;left:0;text-align:left;margin-left:448.1pt;margin-top:8.35pt;width:31.15pt;height:31.1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" fillcolor="#156082 [3204]" strokecolor="#030e13 [484]" strokeweight="1pt">
                <v:stroke joinstyle="miter"/>
                <v:textbox>
                  <w:txbxContent>
                    <w:p w14:paraId="3053E134" w14:textId="77777777" w:rsidR="00C62D8B" w:rsidRPr="00F350E7" w:rsidRDefault="00C62D8B" w:rsidP="00C62D8B">
                      <w:pPr>
                        <w:jc w:val="center"/>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w10:wrap anchorx="margin"/>
              </v:oval>
            </w:pict>
          </mc:Fallback>
        </mc:AlternateContent>
      </w:r>
      <w:r w:rsidRPr="00C62D8B">
        <w:rPr>
          <w:sz w:val="28"/>
          <w:szCs w:val="28"/>
          <w:lang w:val="es-US"/>
        </w:rPr>
        <w:drawing>
          <wp:anchor distT="0" distB="0" distL="114300" distR="114300" simplePos="0" relativeHeight="251784192" behindDoc="1" locked="0" layoutInCell="1" allowOverlap="1" wp14:anchorId="2DD0F04A" wp14:editId="5D4A9AA0">
            <wp:simplePos x="0" y="0"/>
            <wp:positionH relativeFrom="margin">
              <wp:align>left</wp:align>
            </wp:positionH>
            <wp:positionV relativeFrom="paragraph">
              <wp:posOffset>178056</wp:posOffset>
            </wp:positionV>
            <wp:extent cx="5928360" cy="395605"/>
            <wp:effectExtent l="0" t="0" r="0" b="4445"/>
            <wp:wrapTight wrapText="bothSides">
              <wp:wrapPolygon edited="0">
                <wp:start x="0" y="0"/>
                <wp:lineTo x="0" y="20803"/>
                <wp:lineTo x="21517" y="20803"/>
                <wp:lineTo x="21517" y="0"/>
                <wp:lineTo x="0" y="0"/>
              </wp:wrapPolygon>
            </wp:wrapTight>
            <wp:docPr id="4183130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13073"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28360" cy="395605"/>
                    </a:xfrm>
                    <a:prstGeom prst="rect">
                      <a:avLst/>
                    </a:prstGeom>
                  </pic:spPr>
                </pic:pic>
              </a:graphicData>
            </a:graphic>
            <wp14:sizeRelH relativeFrom="margin">
              <wp14:pctWidth>0</wp14:pctWidth>
            </wp14:sizeRelH>
            <wp14:sizeRelV relativeFrom="margin">
              <wp14:pctHeight>0</wp14:pctHeight>
            </wp14:sizeRelV>
          </wp:anchor>
        </w:drawing>
      </w:r>
      <w:r>
        <w:rPr>
          <w:sz w:val="28"/>
          <w:szCs w:val="28"/>
          <w:lang w:val="es-US"/>
        </w:rPr>
        <w:t xml:space="preserve"> </w:t>
      </w:r>
    </w:p>
    <w:p w14:paraId="47430A68" w14:textId="77777777" w:rsidR="00C62D8B" w:rsidRDefault="00C62D8B" w:rsidP="0081345D">
      <w:pPr>
        <w:jc w:val="both"/>
        <w:rPr>
          <w:sz w:val="28"/>
          <w:szCs w:val="28"/>
          <w:lang w:val="es-US"/>
        </w:rPr>
      </w:pPr>
    </w:p>
    <w:p w14:paraId="1650C2EB" w14:textId="77777777" w:rsidR="00C62D8B" w:rsidRDefault="00C62D8B" w:rsidP="0081345D">
      <w:pPr>
        <w:jc w:val="both"/>
        <w:rPr>
          <w:sz w:val="28"/>
          <w:szCs w:val="28"/>
          <w:lang w:val="es-US"/>
        </w:rPr>
      </w:pPr>
    </w:p>
    <w:p w14:paraId="7B8923C7" w14:textId="77777777" w:rsidR="00C62D8B" w:rsidRDefault="00C62D8B" w:rsidP="0081345D">
      <w:pPr>
        <w:jc w:val="both"/>
        <w:rPr>
          <w:sz w:val="28"/>
          <w:szCs w:val="28"/>
          <w:lang w:val="es-US"/>
        </w:rPr>
      </w:pPr>
    </w:p>
    <w:p w14:paraId="2BEE0675" w14:textId="77777777" w:rsidR="00C62D8B" w:rsidRDefault="00C62D8B" w:rsidP="0081345D">
      <w:pPr>
        <w:jc w:val="both"/>
        <w:rPr>
          <w:sz w:val="28"/>
          <w:szCs w:val="28"/>
          <w:lang w:val="es-US"/>
        </w:rPr>
      </w:pPr>
    </w:p>
    <w:p w14:paraId="2A3CAEED" w14:textId="77777777" w:rsidR="00C62D8B" w:rsidRDefault="00C62D8B" w:rsidP="0081345D">
      <w:pPr>
        <w:jc w:val="both"/>
        <w:rPr>
          <w:sz w:val="28"/>
          <w:szCs w:val="28"/>
          <w:lang w:val="es-US"/>
        </w:rPr>
      </w:pPr>
    </w:p>
    <w:p w14:paraId="70216193" w14:textId="77777777" w:rsidR="00C62D8B" w:rsidRDefault="00C62D8B" w:rsidP="0081345D">
      <w:pPr>
        <w:jc w:val="both"/>
        <w:rPr>
          <w:sz w:val="28"/>
          <w:szCs w:val="28"/>
          <w:lang w:val="es-US"/>
        </w:rPr>
      </w:pPr>
    </w:p>
    <w:p w14:paraId="360A9375" w14:textId="77777777" w:rsidR="00C62D8B" w:rsidRDefault="00C62D8B" w:rsidP="0081345D">
      <w:pPr>
        <w:jc w:val="both"/>
        <w:rPr>
          <w:sz w:val="28"/>
          <w:szCs w:val="28"/>
          <w:lang w:val="es-US"/>
        </w:rPr>
      </w:pPr>
    </w:p>
    <w:p w14:paraId="5D65161A" w14:textId="77777777" w:rsidR="00C62D8B" w:rsidRDefault="00C62D8B" w:rsidP="0081345D">
      <w:pPr>
        <w:jc w:val="both"/>
        <w:rPr>
          <w:sz w:val="28"/>
          <w:szCs w:val="28"/>
          <w:lang w:val="es-US"/>
        </w:rPr>
      </w:pPr>
    </w:p>
    <w:p w14:paraId="4E81EFE7" w14:textId="77777777" w:rsidR="00C62D8B" w:rsidRDefault="00C62D8B" w:rsidP="0081345D">
      <w:pPr>
        <w:jc w:val="both"/>
        <w:rPr>
          <w:sz w:val="28"/>
          <w:szCs w:val="28"/>
          <w:lang w:val="es-US"/>
        </w:rPr>
      </w:pPr>
    </w:p>
    <w:p w14:paraId="6B6410CF" w14:textId="77777777" w:rsidR="00C62D8B" w:rsidRDefault="00C62D8B" w:rsidP="0081345D">
      <w:pPr>
        <w:jc w:val="both"/>
        <w:rPr>
          <w:sz w:val="28"/>
          <w:szCs w:val="28"/>
          <w:lang w:val="es-US"/>
        </w:rPr>
      </w:pPr>
    </w:p>
    <w:p w14:paraId="1FFCF2FF" w14:textId="77777777" w:rsidR="00C62D8B" w:rsidRDefault="00C62D8B" w:rsidP="0081345D">
      <w:pPr>
        <w:jc w:val="both"/>
        <w:rPr>
          <w:sz w:val="28"/>
          <w:szCs w:val="28"/>
          <w:lang w:val="es-US"/>
        </w:rPr>
      </w:pPr>
    </w:p>
    <w:p w14:paraId="7A7575D1" w14:textId="77777777" w:rsidR="00C62D8B" w:rsidRDefault="00C62D8B" w:rsidP="0081345D">
      <w:pPr>
        <w:jc w:val="both"/>
        <w:rPr>
          <w:sz w:val="28"/>
          <w:szCs w:val="28"/>
          <w:lang w:val="es-US"/>
        </w:rPr>
      </w:pPr>
    </w:p>
    <w:p w14:paraId="37D1A0A6" w14:textId="77777777" w:rsidR="00C62D8B" w:rsidRDefault="00C62D8B" w:rsidP="0081345D">
      <w:pPr>
        <w:jc w:val="both"/>
        <w:rPr>
          <w:sz w:val="28"/>
          <w:szCs w:val="28"/>
          <w:lang w:val="es-US"/>
        </w:rPr>
      </w:pPr>
    </w:p>
    <w:p w14:paraId="06E5FCF4" w14:textId="77777777" w:rsidR="00C62D8B" w:rsidRDefault="00C62D8B" w:rsidP="0081345D">
      <w:pPr>
        <w:jc w:val="both"/>
        <w:rPr>
          <w:sz w:val="28"/>
          <w:szCs w:val="28"/>
          <w:lang w:val="es-US"/>
        </w:rPr>
      </w:pPr>
    </w:p>
    <w:p w14:paraId="0873EE49" w14:textId="77777777" w:rsidR="00C62D8B" w:rsidRDefault="00C62D8B" w:rsidP="0081345D">
      <w:pPr>
        <w:jc w:val="both"/>
        <w:rPr>
          <w:sz w:val="28"/>
          <w:szCs w:val="28"/>
          <w:lang w:val="es-US"/>
        </w:rPr>
      </w:pPr>
    </w:p>
    <w:p w14:paraId="427D48E0" w14:textId="77777777" w:rsidR="00C62D8B" w:rsidRDefault="00C62D8B" w:rsidP="0081345D">
      <w:pPr>
        <w:jc w:val="both"/>
        <w:rPr>
          <w:sz w:val="28"/>
          <w:szCs w:val="28"/>
          <w:lang w:val="es-US"/>
        </w:rPr>
      </w:pPr>
    </w:p>
    <w:p w14:paraId="4970759E" w14:textId="77777777" w:rsidR="00C62D8B" w:rsidRDefault="00C62D8B" w:rsidP="0081345D">
      <w:pPr>
        <w:jc w:val="both"/>
        <w:rPr>
          <w:sz w:val="28"/>
          <w:szCs w:val="28"/>
          <w:lang w:val="es-US"/>
        </w:rPr>
      </w:pPr>
    </w:p>
    <w:p w14:paraId="5ECF954C" w14:textId="77777777" w:rsidR="00C62D8B" w:rsidRDefault="00C62D8B" w:rsidP="0081345D">
      <w:pPr>
        <w:jc w:val="both"/>
        <w:rPr>
          <w:sz w:val="28"/>
          <w:szCs w:val="28"/>
          <w:lang w:val="es-US"/>
        </w:rPr>
      </w:pPr>
    </w:p>
    <w:p w14:paraId="6861BA2C" w14:textId="77777777" w:rsidR="00C62D8B" w:rsidRDefault="00C62D8B" w:rsidP="0081345D">
      <w:pPr>
        <w:jc w:val="both"/>
        <w:rPr>
          <w:sz w:val="28"/>
          <w:szCs w:val="28"/>
          <w:lang w:val="es-US"/>
        </w:rPr>
      </w:pPr>
    </w:p>
    <w:p w14:paraId="385CA14E" w14:textId="77777777" w:rsidR="00C62D8B" w:rsidRDefault="00C62D8B" w:rsidP="0081345D">
      <w:pPr>
        <w:jc w:val="both"/>
        <w:rPr>
          <w:sz w:val="28"/>
          <w:szCs w:val="28"/>
          <w:lang w:val="es-US"/>
        </w:rPr>
      </w:pPr>
    </w:p>
    <w:p w14:paraId="56A74255" w14:textId="77777777" w:rsidR="00C62D8B" w:rsidRDefault="00C62D8B" w:rsidP="0081345D">
      <w:pPr>
        <w:jc w:val="both"/>
        <w:rPr>
          <w:sz w:val="28"/>
          <w:szCs w:val="28"/>
          <w:lang w:val="es-US"/>
        </w:rPr>
      </w:pPr>
    </w:p>
    <w:p w14:paraId="3F8F321B" w14:textId="0BA08705" w:rsidR="00C62D8B" w:rsidRDefault="00C62D8B" w:rsidP="0081345D">
      <w:pPr>
        <w:jc w:val="both"/>
        <w:rPr>
          <w:sz w:val="28"/>
          <w:szCs w:val="28"/>
          <w:u w:val="single"/>
          <w:lang w:val="es-US"/>
        </w:rPr>
      </w:pPr>
      <w:r>
        <w:rPr>
          <w:sz w:val="28"/>
          <w:szCs w:val="28"/>
          <w:u w:val="single"/>
          <w:lang w:val="es-US"/>
        </w:rPr>
        <w:t>*Versión simplificada del algoritmo utilizado en C</w:t>
      </w:r>
    </w:p>
    <w:p w14:paraId="4F1D4E40" w14:textId="727ECC81" w:rsidR="00C62D8B" w:rsidRDefault="00C62D8B" w:rsidP="0081345D">
      <w:pPr>
        <w:jc w:val="both"/>
        <w:rPr>
          <w:sz w:val="28"/>
          <w:szCs w:val="28"/>
          <w:lang w:val="es-US"/>
        </w:rPr>
      </w:pPr>
      <w:r>
        <w:rPr>
          <w:b/>
          <w:bCs/>
          <w:sz w:val="40"/>
          <w:szCs w:val="40"/>
          <w:lang w:val="es-US"/>
        </w:rPr>
        <w:lastRenderedPageBreak/>
        <w:t>Notas</w:t>
      </w:r>
    </w:p>
    <w:p w14:paraId="3B39EFDA" w14:textId="2D849AEE" w:rsidR="00C62D8B" w:rsidRDefault="00C62D8B" w:rsidP="0081345D">
      <w:pPr>
        <w:jc w:val="both"/>
        <w:rPr>
          <w:sz w:val="28"/>
          <w:szCs w:val="28"/>
          <w:lang w:val="es-US"/>
        </w:rPr>
      </w:pPr>
      <w:r>
        <w:rPr>
          <w:noProof/>
        </w:rPr>
        <mc:AlternateContent>
          <mc:Choice Requires="wps">
            <w:drawing>
              <wp:anchor distT="0" distB="0" distL="114300" distR="114300" simplePos="0" relativeHeight="251801600" behindDoc="1" locked="0" layoutInCell="1" allowOverlap="1" wp14:anchorId="53386B96" wp14:editId="3D4D90CC">
                <wp:simplePos x="0" y="0"/>
                <wp:positionH relativeFrom="column">
                  <wp:posOffset>2548255</wp:posOffset>
                </wp:positionH>
                <wp:positionV relativeFrom="paragraph">
                  <wp:posOffset>3134995</wp:posOffset>
                </wp:positionV>
                <wp:extent cx="3493135" cy="635"/>
                <wp:effectExtent l="0" t="0" r="0" b="0"/>
                <wp:wrapTight wrapText="bothSides">
                  <wp:wrapPolygon edited="0">
                    <wp:start x="0" y="0"/>
                    <wp:lineTo x="0" y="21600"/>
                    <wp:lineTo x="21600" y="21600"/>
                    <wp:lineTo x="21600" y="0"/>
                  </wp:wrapPolygon>
                </wp:wrapTight>
                <wp:docPr id="688925960" name="Cuadro de texto 1"/>
                <wp:cNvGraphicFramePr/>
                <a:graphic xmlns:a="http://schemas.openxmlformats.org/drawingml/2006/main">
                  <a:graphicData uri="http://schemas.microsoft.com/office/word/2010/wordprocessingShape">
                    <wps:wsp>
                      <wps:cNvSpPr txBox="1"/>
                      <wps:spPr>
                        <a:xfrm>
                          <a:off x="0" y="0"/>
                          <a:ext cx="3493135" cy="635"/>
                        </a:xfrm>
                        <a:prstGeom prst="rect">
                          <a:avLst/>
                        </a:prstGeom>
                        <a:solidFill>
                          <a:prstClr val="white"/>
                        </a:solidFill>
                        <a:ln>
                          <a:noFill/>
                        </a:ln>
                      </wps:spPr>
                      <wps:txbx>
                        <w:txbxContent>
                          <w:p w14:paraId="33422E29" w14:textId="31835D16" w:rsidR="00C62D8B" w:rsidRPr="00474E75" w:rsidRDefault="00C62D8B" w:rsidP="00C62D8B">
                            <w:pPr>
                              <w:pStyle w:val="Descripcin"/>
                              <w:jc w:val="center"/>
                              <w:rPr>
                                <w:noProof/>
                                <w:sz w:val="22"/>
                                <w:szCs w:val="22"/>
                              </w:rPr>
                            </w:pPr>
                            <w:r>
                              <w:t xml:space="preserve">Ilustración </w:t>
                            </w:r>
                            <w:r>
                              <w:fldChar w:fldCharType="begin"/>
                            </w:r>
                            <w:r>
                              <w:instrText xml:space="preserve"> SEQ Ilustración \* ARABIC </w:instrText>
                            </w:r>
                            <w:r>
                              <w:fldChar w:fldCharType="separate"/>
                            </w:r>
                            <w:r w:rsidR="00032885">
                              <w:rPr>
                                <w:noProof/>
                              </w:rPr>
                              <w:t>33</w:t>
                            </w:r>
                            <w:r>
                              <w:fldChar w:fldCharType="end"/>
                            </w:r>
                            <w:r>
                              <w:t>: PASO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86B96" id="_x0000_s1074" type="#_x0000_t202" style="position:absolute;left:0;text-align:left;margin-left:200.65pt;margin-top:246.85pt;width:275.05pt;height:.05pt;z-index:-251514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o6GwIAAEAEAAAOAAAAZHJzL2Uyb0RvYy54bWysU8Fu2zAMvQ/YPwi6L06arui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" stroked="f">
                <v:textbox style="mso-fit-shape-to-text:t" inset="0,0,0,0">
                  <w:txbxContent>
                    <w:p w14:paraId="33422E29" w14:textId="31835D16" w:rsidR="00C62D8B" w:rsidRPr="00474E75" w:rsidRDefault="00C62D8B" w:rsidP="00C62D8B">
                      <w:pPr>
                        <w:pStyle w:val="Descripcin"/>
                        <w:jc w:val="center"/>
                        <w:rPr>
                          <w:noProof/>
                          <w:sz w:val="22"/>
                          <w:szCs w:val="22"/>
                        </w:rPr>
                      </w:pPr>
                      <w:r>
                        <w:t xml:space="preserve">Ilustración </w:t>
                      </w:r>
                      <w:r>
                        <w:fldChar w:fldCharType="begin"/>
                      </w:r>
                      <w:r>
                        <w:instrText xml:space="preserve"> SEQ Ilustración \* ARABIC </w:instrText>
                      </w:r>
                      <w:r>
                        <w:fldChar w:fldCharType="separate"/>
                      </w:r>
                      <w:r w:rsidR="00032885">
                        <w:rPr>
                          <w:noProof/>
                        </w:rPr>
                        <w:t>33</w:t>
                      </w:r>
                      <w:r>
                        <w:fldChar w:fldCharType="end"/>
                      </w:r>
                      <w:r>
                        <w:t>: PASO 2</w:t>
                      </w:r>
                    </w:p>
                  </w:txbxContent>
                </v:textbox>
                <w10:wrap type="tight"/>
              </v:shape>
            </w:pict>
          </mc:Fallback>
        </mc:AlternateContent>
      </w:r>
      <w:r>
        <w:rPr>
          <w:noProof/>
        </w:rPr>
        <w:drawing>
          <wp:anchor distT="0" distB="0" distL="114300" distR="114300" simplePos="0" relativeHeight="251796480" behindDoc="1" locked="0" layoutInCell="1" allowOverlap="1" wp14:anchorId="68F7C772" wp14:editId="6FB2433A">
            <wp:simplePos x="0" y="0"/>
            <wp:positionH relativeFrom="column">
              <wp:posOffset>2548255</wp:posOffset>
            </wp:positionH>
            <wp:positionV relativeFrom="paragraph">
              <wp:posOffset>1835785</wp:posOffset>
            </wp:positionV>
            <wp:extent cx="3493135" cy="1242060"/>
            <wp:effectExtent l="0" t="0" r="0" b="0"/>
            <wp:wrapTight wrapText="bothSides">
              <wp:wrapPolygon edited="0">
                <wp:start x="0" y="0"/>
                <wp:lineTo x="0" y="21202"/>
                <wp:lineTo x="21439" y="21202"/>
                <wp:lineTo x="21439" y="0"/>
                <wp:lineTo x="0" y="0"/>
              </wp:wrapPolygon>
            </wp:wrapTight>
            <wp:docPr id="201265277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52775" name="Imagen 1" descr="Interfaz de usuario gráfica&#10;&#10;Descripción generada automáticamente"/>
                    <pic:cNvPicPr/>
                  </pic:nvPicPr>
                  <pic:blipFill rotWithShape="1">
                    <a:blip r:embed="rId53">
                      <a:extLst>
                        <a:ext uri="{28A0092B-C50C-407E-A947-70E740481C1C}">
                          <a14:useLocalDpi xmlns:a14="http://schemas.microsoft.com/office/drawing/2010/main" val="0"/>
                        </a:ext>
                      </a:extLst>
                    </a:blip>
                    <a:srcRect l="35811" t="51901" r="31263" b="27279"/>
                    <a:stretch/>
                  </pic:blipFill>
                  <pic:spPr bwMode="auto">
                    <a:xfrm>
                      <a:off x="0" y="0"/>
                      <a:ext cx="3493135" cy="1242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lang w:val="es-US"/>
        </w:rPr>
        <w:t xml:space="preserve">Hay que aclarar que se mencionaron todos los errores posibles en cada ejercicio, y se les busco una solución en el codigo de </w:t>
      </w:r>
      <w:r>
        <w:rPr>
          <w:b/>
          <w:bCs/>
          <w:sz w:val="28"/>
          <w:szCs w:val="28"/>
          <w:lang w:val="es-US"/>
        </w:rPr>
        <w:t>C</w:t>
      </w:r>
      <w:r>
        <w:rPr>
          <w:sz w:val="28"/>
          <w:szCs w:val="28"/>
          <w:lang w:val="es-US"/>
        </w:rPr>
        <w:t xml:space="preserve"> para evitar problemas, sin embargo, se pueden encontrar más errores los cuales pueden ser no mencionados aquí. En caso de que no se pueda cerrar el programa, abra el administrador de tareas, seleccione el programa “ProyectoFinal.exe”, de clic derecho y seleccione la opción “Finalizar tarea”.</w:t>
      </w:r>
    </w:p>
    <w:p w14:paraId="7AE0BC2D" w14:textId="0C343024" w:rsidR="00C62D8B" w:rsidRDefault="00C62D8B" w:rsidP="0081345D">
      <w:pPr>
        <w:jc w:val="both"/>
        <w:rPr>
          <w:sz w:val="28"/>
          <w:szCs w:val="28"/>
          <w:lang w:val="es-US"/>
        </w:rPr>
      </w:pPr>
      <w:r>
        <w:rPr>
          <w:noProof/>
        </w:rPr>
        <mc:AlternateContent>
          <mc:Choice Requires="wps">
            <w:drawing>
              <wp:anchor distT="0" distB="0" distL="114300" distR="114300" simplePos="0" relativeHeight="251799552" behindDoc="1" locked="0" layoutInCell="1" allowOverlap="1" wp14:anchorId="49278435" wp14:editId="69DB2139">
                <wp:simplePos x="0" y="0"/>
                <wp:positionH relativeFrom="column">
                  <wp:posOffset>0</wp:posOffset>
                </wp:positionH>
                <wp:positionV relativeFrom="paragraph">
                  <wp:posOffset>3008630</wp:posOffset>
                </wp:positionV>
                <wp:extent cx="2171700" cy="635"/>
                <wp:effectExtent l="0" t="0" r="0" b="0"/>
                <wp:wrapTight wrapText="bothSides">
                  <wp:wrapPolygon edited="0">
                    <wp:start x="0" y="0"/>
                    <wp:lineTo x="0" y="21600"/>
                    <wp:lineTo x="21600" y="21600"/>
                    <wp:lineTo x="21600" y="0"/>
                  </wp:wrapPolygon>
                </wp:wrapTight>
                <wp:docPr id="1283086284" name="Cuadro de texto 1"/>
                <wp:cNvGraphicFramePr/>
                <a:graphic xmlns:a="http://schemas.openxmlformats.org/drawingml/2006/main">
                  <a:graphicData uri="http://schemas.microsoft.com/office/word/2010/wordprocessingShape">
                    <wps:wsp>
                      <wps:cNvSpPr txBox="1"/>
                      <wps:spPr>
                        <a:xfrm>
                          <a:off x="0" y="0"/>
                          <a:ext cx="2171700" cy="635"/>
                        </a:xfrm>
                        <a:prstGeom prst="rect">
                          <a:avLst/>
                        </a:prstGeom>
                        <a:solidFill>
                          <a:prstClr val="white"/>
                        </a:solidFill>
                        <a:ln>
                          <a:noFill/>
                        </a:ln>
                      </wps:spPr>
                      <wps:txbx>
                        <w:txbxContent>
                          <w:p w14:paraId="00F5E1E2" w14:textId="41ADF2C7" w:rsidR="00C62D8B" w:rsidRPr="00EE5462" w:rsidRDefault="00C62D8B" w:rsidP="00C62D8B">
                            <w:pPr>
                              <w:pStyle w:val="Descripcin"/>
                              <w:jc w:val="center"/>
                              <w:rPr>
                                <w:sz w:val="28"/>
                                <w:szCs w:val="28"/>
                                <w:lang w:val="es-US"/>
                              </w:rPr>
                            </w:pPr>
                            <w:r>
                              <w:t xml:space="preserve">Ilustración </w:t>
                            </w:r>
                            <w:r>
                              <w:fldChar w:fldCharType="begin"/>
                            </w:r>
                            <w:r>
                              <w:instrText xml:space="preserve"> SEQ Ilustración \* ARABIC </w:instrText>
                            </w:r>
                            <w:r>
                              <w:fldChar w:fldCharType="separate"/>
                            </w:r>
                            <w:r w:rsidR="00032885">
                              <w:rPr>
                                <w:noProof/>
                              </w:rPr>
                              <w:t>34</w:t>
                            </w:r>
                            <w:r>
                              <w:fldChar w:fldCharType="end"/>
                            </w:r>
                            <w:r>
                              <w:t>: PASO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278435" id="_x0000_s1075" type="#_x0000_t202" style="position:absolute;left:0;text-align:left;margin-left:0;margin-top:236.9pt;width:171pt;height:.05pt;z-index:-251516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" stroked="f">
                <v:textbox style="mso-fit-shape-to-text:t" inset="0,0,0,0">
                  <w:txbxContent>
                    <w:p w14:paraId="00F5E1E2" w14:textId="41ADF2C7" w:rsidR="00C62D8B" w:rsidRPr="00EE5462" w:rsidRDefault="00C62D8B" w:rsidP="00C62D8B">
                      <w:pPr>
                        <w:pStyle w:val="Descripcin"/>
                        <w:jc w:val="center"/>
                        <w:rPr>
                          <w:sz w:val="28"/>
                          <w:szCs w:val="28"/>
                          <w:lang w:val="es-US"/>
                        </w:rPr>
                      </w:pPr>
                      <w:r>
                        <w:t xml:space="preserve">Ilustración </w:t>
                      </w:r>
                      <w:r>
                        <w:fldChar w:fldCharType="begin"/>
                      </w:r>
                      <w:r>
                        <w:instrText xml:space="preserve"> SEQ Ilustración \* ARABIC </w:instrText>
                      </w:r>
                      <w:r>
                        <w:fldChar w:fldCharType="separate"/>
                      </w:r>
                      <w:r w:rsidR="00032885">
                        <w:rPr>
                          <w:noProof/>
                        </w:rPr>
                        <w:t>34</w:t>
                      </w:r>
                      <w:r>
                        <w:fldChar w:fldCharType="end"/>
                      </w:r>
                      <w:r>
                        <w:t>: PASO 1</w:t>
                      </w:r>
                    </w:p>
                  </w:txbxContent>
                </v:textbox>
                <w10:wrap type="tight"/>
              </v:shape>
            </w:pict>
          </mc:Fallback>
        </mc:AlternateContent>
      </w:r>
      <w:r w:rsidRPr="00C62D8B">
        <w:rPr>
          <w:sz w:val="28"/>
          <w:szCs w:val="28"/>
          <w:lang w:val="es-US"/>
        </w:rPr>
        <w:drawing>
          <wp:anchor distT="0" distB="0" distL="114300" distR="114300" simplePos="0" relativeHeight="251795456" behindDoc="1" locked="0" layoutInCell="1" allowOverlap="1" wp14:anchorId="0B5D9F4B" wp14:editId="06CB8B35">
            <wp:simplePos x="0" y="0"/>
            <wp:positionH relativeFrom="margin">
              <wp:align>left</wp:align>
            </wp:positionH>
            <wp:positionV relativeFrom="paragraph">
              <wp:posOffset>8890</wp:posOffset>
            </wp:positionV>
            <wp:extent cx="2171700" cy="2942590"/>
            <wp:effectExtent l="0" t="0" r="0" b="0"/>
            <wp:wrapTight wrapText="bothSides">
              <wp:wrapPolygon edited="0">
                <wp:start x="0" y="0"/>
                <wp:lineTo x="0" y="21395"/>
                <wp:lineTo x="21411" y="21395"/>
                <wp:lineTo x="21411" y="0"/>
                <wp:lineTo x="0" y="0"/>
              </wp:wrapPolygon>
            </wp:wrapTight>
            <wp:docPr id="53535546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55460" name="Imagen 1" descr="Interfaz de usuario gráfica, Texto, Aplicación&#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2171700" cy="2942590"/>
                    </a:xfrm>
                    <a:prstGeom prst="rect">
                      <a:avLst/>
                    </a:prstGeom>
                  </pic:spPr>
                </pic:pic>
              </a:graphicData>
            </a:graphic>
            <wp14:sizeRelH relativeFrom="margin">
              <wp14:pctWidth>0</wp14:pctWidth>
            </wp14:sizeRelH>
            <wp14:sizeRelV relativeFrom="margin">
              <wp14:pctHeight>0</wp14:pctHeight>
            </wp14:sizeRelV>
          </wp:anchor>
        </w:drawing>
      </w:r>
    </w:p>
    <w:p w14:paraId="051E3EE0" w14:textId="543C0306" w:rsidR="00C62D8B" w:rsidRPr="00C62D8B" w:rsidRDefault="00C62D8B" w:rsidP="0081345D">
      <w:pPr>
        <w:jc w:val="both"/>
        <w:rPr>
          <w:sz w:val="28"/>
          <w:szCs w:val="28"/>
          <w:lang w:val="es-US"/>
        </w:rPr>
      </w:pPr>
      <w:r>
        <w:rPr>
          <w:noProof/>
        </w:rPr>
        <mc:AlternateContent>
          <mc:Choice Requires="wps">
            <w:drawing>
              <wp:anchor distT="0" distB="0" distL="114300" distR="114300" simplePos="0" relativeHeight="251803648" behindDoc="1" locked="0" layoutInCell="1" allowOverlap="1" wp14:anchorId="1D4CD7C5" wp14:editId="13FB4679">
                <wp:simplePos x="0" y="0"/>
                <wp:positionH relativeFrom="column">
                  <wp:posOffset>2672080</wp:posOffset>
                </wp:positionH>
                <wp:positionV relativeFrom="paragraph">
                  <wp:posOffset>2811780</wp:posOffset>
                </wp:positionV>
                <wp:extent cx="3432175" cy="635"/>
                <wp:effectExtent l="0" t="0" r="0" b="0"/>
                <wp:wrapTight wrapText="bothSides">
                  <wp:wrapPolygon edited="0">
                    <wp:start x="0" y="0"/>
                    <wp:lineTo x="0" y="21600"/>
                    <wp:lineTo x="21600" y="21600"/>
                    <wp:lineTo x="21600" y="0"/>
                  </wp:wrapPolygon>
                </wp:wrapTight>
                <wp:docPr id="1194408464" name="Cuadro de texto 1"/>
                <wp:cNvGraphicFramePr/>
                <a:graphic xmlns:a="http://schemas.openxmlformats.org/drawingml/2006/main">
                  <a:graphicData uri="http://schemas.microsoft.com/office/word/2010/wordprocessingShape">
                    <wps:wsp>
                      <wps:cNvSpPr txBox="1"/>
                      <wps:spPr>
                        <a:xfrm>
                          <a:off x="0" y="0"/>
                          <a:ext cx="3432175" cy="635"/>
                        </a:xfrm>
                        <a:prstGeom prst="rect">
                          <a:avLst/>
                        </a:prstGeom>
                        <a:solidFill>
                          <a:prstClr val="white"/>
                        </a:solidFill>
                        <a:ln>
                          <a:noFill/>
                        </a:ln>
                      </wps:spPr>
                      <wps:txbx>
                        <w:txbxContent>
                          <w:p w14:paraId="61D80D2A" w14:textId="68291431" w:rsidR="00C62D8B" w:rsidRPr="00985135" w:rsidRDefault="00C62D8B" w:rsidP="00C62D8B">
                            <w:pPr>
                              <w:pStyle w:val="Descripcin"/>
                              <w:jc w:val="center"/>
                              <w:rPr>
                                <w:noProof/>
                                <w:sz w:val="22"/>
                                <w:szCs w:val="22"/>
                              </w:rPr>
                            </w:pPr>
                            <w:r>
                              <w:t xml:space="preserve">Ilustración </w:t>
                            </w:r>
                            <w:r>
                              <w:fldChar w:fldCharType="begin"/>
                            </w:r>
                            <w:r>
                              <w:instrText xml:space="preserve"> SEQ Ilustración \* ARABIC </w:instrText>
                            </w:r>
                            <w:r>
                              <w:fldChar w:fldCharType="separate"/>
                            </w:r>
                            <w:r w:rsidR="00032885">
                              <w:rPr>
                                <w:noProof/>
                              </w:rPr>
                              <w:t>35</w:t>
                            </w:r>
                            <w:r>
                              <w:fldChar w:fldCharType="end"/>
                            </w:r>
                            <w:r>
                              <w:t>: PASO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CD7C5" id="_x0000_s1076" type="#_x0000_t202" style="position:absolute;left:0;text-align:left;margin-left:210.4pt;margin-top:221.4pt;width:270.25pt;height:.05pt;z-index:-251512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" stroked="f">
                <v:textbox style="mso-fit-shape-to-text:t" inset="0,0,0,0">
                  <w:txbxContent>
                    <w:p w14:paraId="61D80D2A" w14:textId="68291431" w:rsidR="00C62D8B" w:rsidRPr="00985135" w:rsidRDefault="00C62D8B" w:rsidP="00C62D8B">
                      <w:pPr>
                        <w:pStyle w:val="Descripcin"/>
                        <w:jc w:val="center"/>
                        <w:rPr>
                          <w:noProof/>
                          <w:sz w:val="22"/>
                          <w:szCs w:val="22"/>
                        </w:rPr>
                      </w:pPr>
                      <w:r>
                        <w:t xml:space="preserve">Ilustración </w:t>
                      </w:r>
                      <w:r>
                        <w:fldChar w:fldCharType="begin"/>
                      </w:r>
                      <w:r>
                        <w:instrText xml:space="preserve"> SEQ Ilustración \* ARABIC </w:instrText>
                      </w:r>
                      <w:r>
                        <w:fldChar w:fldCharType="separate"/>
                      </w:r>
                      <w:r w:rsidR="00032885">
                        <w:rPr>
                          <w:noProof/>
                        </w:rPr>
                        <w:t>35</w:t>
                      </w:r>
                      <w:r>
                        <w:fldChar w:fldCharType="end"/>
                      </w:r>
                      <w:r>
                        <w:t>: PASO 3</w:t>
                      </w:r>
                    </w:p>
                  </w:txbxContent>
                </v:textbox>
                <w10:wrap type="tight"/>
              </v:shape>
            </w:pict>
          </mc:Fallback>
        </mc:AlternateContent>
      </w:r>
      <w:r>
        <w:rPr>
          <w:noProof/>
        </w:rPr>
        <w:drawing>
          <wp:anchor distT="0" distB="0" distL="114300" distR="114300" simplePos="0" relativeHeight="251797504" behindDoc="1" locked="0" layoutInCell="1" allowOverlap="1" wp14:anchorId="3396EE17" wp14:editId="57A76939">
            <wp:simplePos x="0" y="0"/>
            <wp:positionH relativeFrom="column">
              <wp:posOffset>2672080</wp:posOffset>
            </wp:positionH>
            <wp:positionV relativeFrom="paragraph">
              <wp:posOffset>621030</wp:posOffset>
            </wp:positionV>
            <wp:extent cx="3432175" cy="2133600"/>
            <wp:effectExtent l="0" t="0" r="0" b="0"/>
            <wp:wrapTight wrapText="bothSides">
              <wp:wrapPolygon edited="0">
                <wp:start x="0" y="0"/>
                <wp:lineTo x="0" y="21407"/>
                <wp:lineTo x="21460" y="21407"/>
                <wp:lineTo x="21460" y="0"/>
                <wp:lineTo x="0" y="0"/>
              </wp:wrapPolygon>
            </wp:wrapTight>
            <wp:docPr id="10786453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4530" name="Imagen 1" descr="Interfaz de usuario gráfica, Aplicación&#10;&#10;Descripción generada automáticamente"/>
                    <pic:cNvPicPr/>
                  </pic:nvPicPr>
                  <pic:blipFill rotWithShape="1">
                    <a:blip r:embed="rId55">
                      <a:extLst>
                        <a:ext uri="{28A0092B-C50C-407E-A947-70E740481C1C}">
                          <a14:useLocalDpi xmlns:a14="http://schemas.microsoft.com/office/drawing/2010/main" val="0"/>
                        </a:ext>
                      </a:extLst>
                    </a:blip>
                    <a:srcRect l="33774" t="52505" r="36185" b="14303"/>
                    <a:stretch/>
                  </pic:blipFill>
                  <pic:spPr bwMode="auto">
                    <a:xfrm>
                      <a:off x="0" y="0"/>
                      <a:ext cx="3432175" cy="2133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C62D8B" w:rsidRPr="00C62D8B">
      <w:footerReference w:type="default" r:id="rId5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EAE587" w14:textId="77777777" w:rsidR="00C55D89" w:rsidRDefault="00C55D89" w:rsidP="00C55D89">
      <w:pPr>
        <w:spacing w:after="0" w:line="240" w:lineRule="auto"/>
      </w:pPr>
      <w:r>
        <w:separator/>
      </w:r>
    </w:p>
  </w:endnote>
  <w:endnote w:type="continuationSeparator" w:id="0">
    <w:p w14:paraId="4B8269E6" w14:textId="77777777" w:rsidR="00C55D89" w:rsidRDefault="00C55D89" w:rsidP="00C55D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536CD2" w14:textId="3F61F22E" w:rsidR="00C55D89" w:rsidRDefault="00C55D89">
    <w:pPr>
      <w:pStyle w:val="Piedepgina"/>
    </w:pPr>
    <w:r>
      <w:rPr>
        <w:noProof/>
        <w:color w:val="156082" w:themeColor="accent1"/>
      </w:rPr>
      <mc:AlternateContent>
        <mc:Choice Requires="wps">
          <w:drawing>
            <wp:anchor distT="0" distB="0" distL="114300" distR="114300" simplePos="0" relativeHeight="251659264" behindDoc="0" locked="0" layoutInCell="1" allowOverlap="1" wp14:anchorId="2B94A268" wp14:editId="00274581">
              <wp:simplePos x="0" y="0"/>
              <wp:positionH relativeFrom="page">
                <wp:align>center</wp:align>
              </wp:positionH>
              <wp:positionV relativeFrom="page">
                <wp:align>center</wp:align>
              </wp:positionV>
              <wp:extent cx="7364730" cy="9528810"/>
              <wp:effectExtent l="0" t="0" r="26670" b="26670"/>
              <wp:wrapNone/>
              <wp:docPr id="452" name="Rectángulo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010B9C7" id="Rectángulo 24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37373 [1614]" strokeweight="1.25pt">
              <w10:wrap anchorx="page" anchory="page"/>
            </v:rect>
          </w:pict>
        </mc:Fallback>
      </mc:AlternateContent>
    </w:r>
    <w:r>
      <w:rPr>
        <w:color w:val="156082" w:themeColor="accent1"/>
        <w:lang w:val="es-ES"/>
      </w:rPr>
      <w:t xml:space="preserve"> </w:t>
    </w:r>
    <w:r>
      <w:rPr>
        <w:rFonts w:asciiTheme="majorHAnsi" w:eastAsiaTheme="majorEastAsia" w:hAnsiTheme="majorHAnsi" w:cstheme="majorBidi"/>
        <w:color w:val="156082" w:themeColor="accent1"/>
        <w:sz w:val="20"/>
        <w:szCs w:val="20"/>
        <w:lang w:val="es-ES"/>
      </w:rPr>
      <w:t xml:space="preserve">pág. </w:t>
    </w:r>
    <w:r>
      <w:rPr>
        <w:rFonts w:eastAsiaTheme="minorEastAsia"/>
        <w:color w:val="156082" w:themeColor="accent1"/>
        <w:sz w:val="20"/>
        <w:szCs w:val="20"/>
      </w:rPr>
      <w:fldChar w:fldCharType="begin"/>
    </w:r>
    <w:r>
      <w:rPr>
        <w:color w:val="156082" w:themeColor="accent1"/>
        <w:sz w:val="20"/>
        <w:szCs w:val="20"/>
      </w:rPr>
      <w:instrText>PAGE    \* MERGEFORMAT</w:instrText>
    </w:r>
    <w:r>
      <w:rPr>
        <w:rFonts w:eastAsiaTheme="minorEastAsia"/>
        <w:color w:val="156082" w:themeColor="accent1"/>
        <w:sz w:val="20"/>
        <w:szCs w:val="20"/>
      </w:rPr>
      <w:fldChar w:fldCharType="separate"/>
    </w:r>
    <w:r>
      <w:rPr>
        <w:rFonts w:asciiTheme="majorHAnsi" w:eastAsiaTheme="majorEastAsia" w:hAnsiTheme="majorHAnsi" w:cstheme="majorBidi"/>
        <w:color w:val="156082" w:themeColor="accent1"/>
        <w:sz w:val="20"/>
        <w:szCs w:val="20"/>
        <w:lang w:val="es-ES"/>
      </w:rPr>
      <w:t>2</w:t>
    </w:r>
    <w:r>
      <w:rPr>
        <w:rFonts w:asciiTheme="majorHAnsi" w:eastAsiaTheme="majorEastAsia" w:hAnsiTheme="majorHAnsi" w:cstheme="majorBidi"/>
        <w:color w:val="156082"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B05B49" w14:textId="77777777" w:rsidR="00C55D89" w:rsidRDefault="00C55D89" w:rsidP="00C55D89">
      <w:pPr>
        <w:spacing w:after="0" w:line="240" w:lineRule="auto"/>
      </w:pPr>
      <w:r>
        <w:separator/>
      </w:r>
    </w:p>
  </w:footnote>
  <w:footnote w:type="continuationSeparator" w:id="0">
    <w:p w14:paraId="5B176666" w14:textId="77777777" w:rsidR="00C55D89" w:rsidRDefault="00C55D89" w:rsidP="00C55D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91445"/>
    <w:multiLevelType w:val="hybridMultilevel"/>
    <w:tmpl w:val="B97C3A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21E09AE"/>
    <w:multiLevelType w:val="hybridMultilevel"/>
    <w:tmpl w:val="11E261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3F64D55"/>
    <w:multiLevelType w:val="hybridMultilevel"/>
    <w:tmpl w:val="E57EBF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87968F0"/>
    <w:multiLevelType w:val="hybridMultilevel"/>
    <w:tmpl w:val="1F50B9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C3238A9"/>
    <w:multiLevelType w:val="hybridMultilevel"/>
    <w:tmpl w:val="B70E41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7F861D05"/>
    <w:multiLevelType w:val="hybridMultilevel"/>
    <w:tmpl w:val="EEE08A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321890623">
    <w:abstractNumId w:val="5"/>
  </w:num>
  <w:num w:numId="2" w16cid:durableId="1682586626">
    <w:abstractNumId w:val="4"/>
  </w:num>
  <w:num w:numId="3" w16cid:durableId="107940511">
    <w:abstractNumId w:val="3"/>
  </w:num>
  <w:num w:numId="4" w16cid:durableId="403063488">
    <w:abstractNumId w:val="0"/>
  </w:num>
  <w:num w:numId="5" w16cid:durableId="1577789246">
    <w:abstractNumId w:val="1"/>
  </w:num>
  <w:num w:numId="6" w16cid:durableId="31549708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ximo moreno">
    <w15:presenceInfo w15:providerId="AD" w15:userId="S::Maximo@0yfvc.onmicrosoft.com::d6f3eff0-2095-4055-ad60-569406d13e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884"/>
    <w:rsid w:val="00032885"/>
    <w:rsid w:val="0016092D"/>
    <w:rsid w:val="0020219D"/>
    <w:rsid w:val="00204884"/>
    <w:rsid w:val="002C160A"/>
    <w:rsid w:val="002F398B"/>
    <w:rsid w:val="00445F10"/>
    <w:rsid w:val="004B1294"/>
    <w:rsid w:val="00556F5C"/>
    <w:rsid w:val="00694485"/>
    <w:rsid w:val="00747204"/>
    <w:rsid w:val="00750DB4"/>
    <w:rsid w:val="0081345D"/>
    <w:rsid w:val="008F4009"/>
    <w:rsid w:val="009B278B"/>
    <w:rsid w:val="009C7FDA"/>
    <w:rsid w:val="00A13C3F"/>
    <w:rsid w:val="00A84C35"/>
    <w:rsid w:val="00B951AB"/>
    <w:rsid w:val="00C55D89"/>
    <w:rsid w:val="00C62D8B"/>
    <w:rsid w:val="00C75A90"/>
    <w:rsid w:val="00CC2BA4"/>
    <w:rsid w:val="00CE6593"/>
    <w:rsid w:val="00E3568E"/>
    <w:rsid w:val="00F0425B"/>
    <w:rsid w:val="00F350E7"/>
    <w:rsid w:val="00F822E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98CE46E"/>
  <w15:chartTrackingRefBased/>
  <w15:docId w15:val="{E8F4062C-D914-4BF8-A73F-9D698BE5A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568E"/>
  </w:style>
  <w:style w:type="paragraph" w:styleId="Ttulo1">
    <w:name w:val="heading 1"/>
    <w:basedOn w:val="Normal"/>
    <w:next w:val="Normal"/>
    <w:link w:val="Ttulo1Car"/>
    <w:uiPriority w:val="9"/>
    <w:qFormat/>
    <w:rsid w:val="002048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2048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0488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0488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0488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0488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048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048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048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048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2048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0488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0488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0488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048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048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048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04884"/>
    <w:rPr>
      <w:rFonts w:eastAsiaTheme="majorEastAsia" w:cstheme="majorBidi"/>
      <w:color w:val="272727" w:themeColor="text1" w:themeTint="D8"/>
    </w:rPr>
  </w:style>
  <w:style w:type="paragraph" w:styleId="Ttulo">
    <w:name w:val="Title"/>
    <w:basedOn w:val="Normal"/>
    <w:next w:val="Normal"/>
    <w:link w:val="TtuloCar"/>
    <w:uiPriority w:val="10"/>
    <w:qFormat/>
    <w:rsid w:val="002048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0488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0488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048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04884"/>
    <w:pPr>
      <w:spacing w:before="160"/>
      <w:jc w:val="center"/>
    </w:pPr>
    <w:rPr>
      <w:i/>
      <w:iCs/>
      <w:color w:val="404040" w:themeColor="text1" w:themeTint="BF"/>
    </w:rPr>
  </w:style>
  <w:style w:type="character" w:customStyle="1" w:styleId="CitaCar">
    <w:name w:val="Cita Car"/>
    <w:basedOn w:val="Fuentedeprrafopredeter"/>
    <w:link w:val="Cita"/>
    <w:uiPriority w:val="29"/>
    <w:rsid w:val="00204884"/>
    <w:rPr>
      <w:i/>
      <w:iCs/>
      <w:color w:val="404040" w:themeColor="text1" w:themeTint="BF"/>
    </w:rPr>
  </w:style>
  <w:style w:type="paragraph" w:styleId="Prrafodelista">
    <w:name w:val="List Paragraph"/>
    <w:basedOn w:val="Normal"/>
    <w:uiPriority w:val="34"/>
    <w:qFormat/>
    <w:rsid w:val="00204884"/>
    <w:pPr>
      <w:ind w:left="720"/>
      <w:contextualSpacing/>
    </w:pPr>
  </w:style>
  <w:style w:type="character" w:styleId="nfasisintenso">
    <w:name w:val="Intense Emphasis"/>
    <w:basedOn w:val="Fuentedeprrafopredeter"/>
    <w:uiPriority w:val="21"/>
    <w:qFormat/>
    <w:rsid w:val="00204884"/>
    <w:rPr>
      <w:i/>
      <w:iCs/>
      <w:color w:val="0F4761" w:themeColor="accent1" w:themeShade="BF"/>
    </w:rPr>
  </w:style>
  <w:style w:type="paragraph" w:styleId="Citadestacada">
    <w:name w:val="Intense Quote"/>
    <w:basedOn w:val="Normal"/>
    <w:next w:val="Normal"/>
    <w:link w:val="CitadestacadaCar"/>
    <w:uiPriority w:val="30"/>
    <w:qFormat/>
    <w:rsid w:val="002048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04884"/>
    <w:rPr>
      <w:i/>
      <w:iCs/>
      <w:color w:val="0F4761" w:themeColor="accent1" w:themeShade="BF"/>
    </w:rPr>
  </w:style>
  <w:style w:type="character" w:styleId="Referenciaintensa">
    <w:name w:val="Intense Reference"/>
    <w:basedOn w:val="Fuentedeprrafopredeter"/>
    <w:uiPriority w:val="32"/>
    <w:qFormat/>
    <w:rsid w:val="00204884"/>
    <w:rPr>
      <w:b/>
      <w:bCs/>
      <w:smallCaps/>
      <w:color w:val="0F4761" w:themeColor="accent1" w:themeShade="BF"/>
      <w:spacing w:val="5"/>
    </w:rPr>
  </w:style>
  <w:style w:type="paragraph" w:styleId="Descripcin">
    <w:name w:val="caption"/>
    <w:basedOn w:val="Normal"/>
    <w:next w:val="Normal"/>
    <w:uiPriority w:val="35"/>
    <w:unhideWhenUsed/>
    <w:qFormat/>
    <w:rsid w:val="00C55D89"/>
    <w:pPr>
      <w:spacing w:after="200" w:line="240" w:lineRule="auto"/>
    </w:pPr>
    <w:rPr>
      <w:i/>
      <w:iCs/>
      <w:color w:val="0E2841" w:themeColor="text2"/>
      <w:sz w:val="18"/>
      <w:szCs w:val="18"/>
    </w:rPr>
  </w:style>
  <w:style w:type="paragraph" w:styleId="Encabezado">
    <w:name w:val="header"/>
    <w:basedOn w:val="Normal"/>
    <w:link w:val="EncabezadoCar"/>
    <w:uiPriority w:val="99"/>
    <w:unhideWhenUsed/>
    <w:rsid w:val="00C55D8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D89"/>
  </w:style>
  <w:style w:type="paragraph" w:styleId="Piedepgina">
    <w:name w:val="footer"/>
    <w:basedOn w:val="Normal"/>
    <w:link w:val="PiedepginaCar"/>
    <w:uiPriority w:val="99"/>
    <w:unhideWhenUsed/>
    <w:rsid w:val="00C55D8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D89"/>
  </w:style>
  <w:style w:type="paragraph" w:styleId="Revisin">
    <w:name w:val="Revision"/>
    <w:hidden/>
    <w:uiPriority w:val="99"/>
    <w:semiHidden/>
    <w:rsid w:val="00CE6593"/>
    <w:pPr>
      <w:spacing w:after="0" w:line="240" w:lineRule="auto"/>
    </w:pPr>
  </w:style>
  <w:style w:type="character" w:styleId="Refdecomentario">
    <w:name w:val="annotation reference"/>
    <w:basedOn w:val="Fuentedeprrafopredeter"/>
    <w:uiPriority w:val="99"/>
    <w:semiHidden/>
    <w:unhideWhenUsed/>
    <w:rsid w:val="00A84C35"/>
    <w:rPr>
      <w:sz w:val="16"/>
      <w:szCs w:val="16"/>
    </w:rPr>
  </w:style>
  <w:style w:type="paragraph" w:styleId="Textocomentario">
    <w:name w:val="annotation text"/>
    <w:basedOn w:val="Normal"/>
    <w:link w:val="TextocomentarioCar"/>
    <w:uiPriority w:val="99"/>
    <w:unhideWhenUsed/>
    <w:rsid w:val="00A84C35"/>
    <w:pPr>
      <w:spacing w:line="240" w:lineRule="auto"/>
    </w:pPr>
    <w:rPr>
      <w:sz w:val="20"/>
      <w:szCs w:val="20"/>
    </w:rPr>
  </w:style>
  <w:style w:type="character" w:customStyle="1" w:styleId="TextocomentarioCar">
    <w:name w:val="Texto comentario Car"/>
    <w:basedOn w:val="Fuentedeprrafopredeter"/>
    <w:link w:val="Textocomentario"/>
    <w:uiPriority w:val="99"/>
    <w:rsid w:val="00A84C35"/>
    <w:rPr>
      <w:sz w:val="20"/>
      <w:szCs w:val="20"/>
    </w:rPr>
  </w:style>
  <w:style w:type="paragraph" w:styleId="Asuntodelcomentario">
    <w:name w:val="annotation subject"/>
    <w:basedOn w:val="Textocomentario"/>
    <w:next w:val="Textocomentario"/>
    <w:link w:val="AsuntodelcomentarioCar"/>
    <w:uiPriority w:val="99"/>
    <w:semiHidden/>
    <w:unhideWhenUsed/>
    <w:rsid w:val="00A84C35"/>
    <w:rPr>
      <w:b/>
      <w:bCs/>
    </w:rPr>
  </w:style>
  <w:style w:type="character" w:customStyle="1" w:styleId="AsuntodelcomentarioCar">
    <w:name w:val="Asunto del comentario Car"/>
    <w:basedOn w:val="TextocomentarioCar"/>
    <w:link w:val="Asuntodelcomentario"/>
    <w:uiPriority w:val="99"/>
    <w:semiHidden/>
    <w:rsid w:val="00A84C3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42DF0F-9A27-4303-8CF9-6DC6C8EA6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27</Pages>
  <Words>1501</Words>
  <Characters>8260</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maximo moreno</dc:creator>
  <cp:keywords/>
  <dc:description/>
  <cp:lastModifiedBy>maximo moreno</cp:lastModifiedBy>
  <cp:revision>4</cp:revision>
  <cp:lastPrinted>2024-06-19T06:47:00Z</cp:lastPrinted>
  <dcterms:created xsi:type="dcterms:W3CDTF">2024-06-11T03:20:00Z</dcterms:created>
  <dcterms:modified xsi:type="dcterms:W3CDTF">2024-06-19T06:47:00Z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2024-06-11T04:42:33Z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25af20c3-cb69-4525-b50e-2280b3b74258</vt:lpwstr>
  </property>
  <property fmtid="{D5CDD505-2E9C-101B-9397-08002B2CF9AE}" pid="7" name="MSIP_Label_defa4170-0d19-0005-0004-bc88714345d2_ActionId">
    <vt:lpwstr>20f5776b-050a-4a0b-b568-96928f7e7403</vt:lpwstr>
  </property>
  <property fmtid="{D5CDD505-2E9C-101B-9397-08002B2CF9AE}" pid="8" name="MSIP_Label_defa4170-0d19-0005-0004-bc88714345d2_ContentBits">
    <vt:lpwstr>0</vt:lpwstr>
  </property>
</Properties>
</file>